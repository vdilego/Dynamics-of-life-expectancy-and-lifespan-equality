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1D5DC1" w14:textId="77777777" w:rsidR="00BD52DC" w:rsidRPr="00E0424F" w:rsidRDefault="00BD52DC" w:rsidP="00C76F9A">
      <w:pPr>
        <w:suppressLineNumbers/>
        <w:rPr>
          <w:rFonts w:ascii="Times New Roman" w:hAnsi="Times New Roman" w:cs="Times New Roman"/>
          <w:b/>
          <w:sz w:val="24"/>
          <w:szCs w:val="24"/>
        </w:rPr>
      </w:pPr>
      <w:r w:rsidRPr="00E0424F">
        <w:rPr>
          <w:rFonts w:ascii="Times New Roman" w:hAnsi="Times New Roman" w:cs="Times New Roman"/>
          <w:b/>
          <w:sz w:val="24"/>
          <w:szCs w:val="24"/>
        </w:rPr>
        <w:t>Supplementary material for the article: Dynamics of life expectancy and lifespan equality</w:t>
      </w:r>
    </w:p>
    <w:p w14:paraId="32A2AEA6" w14:textId="77777777" w:rsidR="00BD52DC" w:rsidRPr="00E0424F" w:rsidRDefault="00BD52DC" w:rsidP="00C76F9A">
      <w:pPr>
        <w:suppressLineNumbers/>
        <w:rPr>
          <w:rFonts w:ascii="Times New Roman" w:hAnsi="Times New Roman" w:cs="Times New Roman"/>
          <w:b/>
          <w:sz w:val="24"/>
          <w:szCs w:val="24"/>
        </w:rPr>
      </w:pPr>
    </w:p>
    <w:p w14:paraId="2612E19C" w14:textId="77777777" w:rsidR="00BD52DC" w:rsidRPr="00E0424F" w:rsidRDefault="00BD52DC" w:rsidP="00C76F9A">
      <w:pPr>
        <w:suppressLineNumbers/>
        <w:rPr>
          <w:rFonts w:ascii="Times New Roman" w:hAnsi="Times New Roman" w:cs="Times New Roman"/>
          <w:sz w:val="24"/>
          <w:szCs w:val="24"/>
        </w:rPr>
      </w:pPr>
      <w:bookmarkStart w:id="0" w:name="_Hlk535321782"/>
      <w:r w:rsidRPr="00E0424F">
        <w:rPr>
          <w:rFonts w:ascii="Times New Roman" w:hAnsi="Times New Roman" w:cs="Times New Roman"/>
          <w:b/>
          <w:sz w:val="24"/>
          <w:szCs w:val="24"/>
        </w:rPr>
        <w:t>Authors:</w:t>
      </w:r>
      <w:r w:rsidRPr="00E0424F">
        <w:rPr>
          <w:rFonts w:ascii="Times New Roman" w:hAnsi="Times New Roman" w:cs="Times New Roman"/>
          <w:sz w:val="24"/>
          <w:szCs w:val="24"/>
        </w:rPr>
        <w:t xml:space="preserve"> José Manuel Aburto</w:t>
      </w:r>
      <w:r w:rsidRPr="00E0424F">
        <w:rPr>
          <w:rFonts w:ascii="Times New Roman" w:hAnsi="Times New Roman" w:cs="Times New Roman"/>
          <w:sz w:val="24"/>
          <w:szCs w:val="24"/>
          <w:vertAlign w:val="superscript"/>
        </w:rPr>
        <w:t>a,b</w:t>
      </w:r>
      <w:r w:rsidRPr="00E0424F">
        <w:rPr>
          <w:rFonts w:ascii="Times New Roman" w:hAnsi="Times New Roman" w:cs="Times New Roman"/>
          <w:sz w:val="24"/>
          <w:szCs w:val="24"/>
        </w:rPr>
        <w:t>, Francisco Villavicencio</w:t>
      </w:r>
      <w:r w:rsidRPr="00E0424F">
        <w:rPr>
          <w:rFonts w:ascii="Times New Roman" w:hAnsi="Times New Roman" w:cs="Times New Roman"/>
          <w:sz w:val="24"/>
          <w:szCs w:val="24"/>
          <w:vertAlign w:val="superscript"/>
        </w:rPr>
        <w:t>c</w:t>
      </w:r>
      <w:r w:rsidRPr="00E0424F">
        <w:rPr>
          <w:rFonts w:ascii="Times New Roman" w:hAnsi="Times New Roman" w:cs="Times New Roman"/>
          <w:sz w:val="24"/>
          <w:szCs w:val="24"/>
        </w:rPr>
        <w:t>, Ugofilippo Basellini</w:t>
      </w:r>
      <w:r w:rsidRPr="00E0424F">
        <w:rPr>
          <w:rFonts w:ascii="Times New Roman" w:hAnsi="Times New Roman" w:cs="Times New Roman"/>
          <w:sz w:val="24"/>
          <w:szCs w:val="24"/>
          <w:vertAlign w:val="superscript"/>
        </w:rPr>
        <w:t>a, d</w:t>
      </w:r>
      <w:r w:rsidRPr="00E0424F">
        <w:rPr>
          <w:rFonts w:ascii="Times New Roman" w:hAnsi="Times New Roman" w:cs="Times New Roman"/>
          <w:sz w:val="24"/>
          <w:szCs w:val="24"/>
        </w:rPr>
        <w:t>, Søren Kjærgaard</w:t>
      </w:r>
      <w:r w:rsidRPr="00E0424F">
        <w:rPr>
          <w:rFonts w:ascii="Times New Roman" w:hAnsi="Times New Roman" w:cs="Times New Roman"/>
          <w:sz w:val="24"/>
          <w:szCs w:val="24"/>
          <w:vertAlign w:val="superscript"/>
        </w:rPr>
        <w:t>a</w:t>
      </w:r>
      <w:r w:rsidRPr="00E0424F">
        <w:rPr>
          <w:rFonts w:ascii="Times New Roman" w:hAnsi="Times New Roman" w:cs="Times New Roman"/>
          <w:sz w:val="24"/>
          <w:szCs w:val="24"/>
        </w:rPr>
        <w:t xml:space="preserve"> &amp; James W. Vaupel</w:t>
      </w:r>
      <w:r w:rsidRPr="00E0424F">
        <w:rPr>
          <w:rFonts w:ascii="Times New Roman" w:hAnsi="Times New Roman" w:cs="Times New Roman"/>
          <w:sz w:val="24"/>
          <w:szCs w:val="24"/>
          <w:vertAlign w:val="superscript"/>
        </w:rPr>
        <w:t>a,b,e</w:t>
      </w:r>
    </w:p>
    <w:p w14:paraId="3D65E634" w14:textId="77777777" w:rsidR="00BD52DC" w:rsidRPr="00E0424F" w:rsidRDefault="00BD52DC" w:rsidP="00C76F9A">
      <w:pPr>
        <w:suppressLineNumbers/>
        <w:rPr>
          <w:rFonts w:ascii="Times New Roman" w:hAnsi="Times New Roman" w:cs="Times New Roman"/>
          <w:sz w:val="24"/>
          <w:szCs w:val="24"/>
          <w:vertAlign w:val="superscript"/>
        </w:rPr>
      </w:pPr>
    </w:p>
    <w:p w14:paraId="093D2C24" w14:textId="77777777" w:rsidR="00BD52DC" w:rsidRPr="00E0424F" w:rsidRDefault="00BD52DC" w:rsidP="00C76F9A">
      <w:pPr>
        <w:suppressLineNumbers/>
        <w:rPr>
          <w:rFonts w:ascii="Times New Roman" w:hAnsi="Times New Roman" w:cs="Times New Roman"/>
          <w:b/>
          <w:sz w:val="24"/>
          <w:szCs w:val="24"/>
        </w:rPr>
      </w:pPr>
      <w:r w:rsidRPr="00E0424F">
        <w:rPr>
          <w:rFonts w:ascii="Times New Roman" w:hAnsi="Times New Roman" w:cs="Times New Roman"/>
          <w:b/>
          <w:sz w:val="24"/>
          <w:szCs w:val="24"/>
        </w:rPr>
        <w:t>Author affiliations:</w:t>
      </w:r>
    </w:p>
    <w:p w14:paraId="0AD30CFD" w14:textId="77777777" w:rsidR="00BD52DC" w:rsidRPr="00E0424F" w:rsidRDefault="00BD52DC" w:rsidP="00C76F9A">
      <w:pPr>
        <w:suppressLineNumbers/>
        <w:rPr>
          <w:rFonts w:ascii="Times New Roman" w:hAnsi="Times New Roman" w:cs="Times New Roman"/>
          <w:sz w:val="24"/>
          <w:szCs w:val="24"/>
        </w:rPr>
      </w:pPr>
      <w:r w:rsidRPr="00E0424F">
        <w:rPr>
          <w:rFonts w:ascii="Times New Roman" w:hAnsi="Times New Roman" w:cs="Times New Roman"/>
          <w:sz w:val="24"/>
          <w:szCs w:val="24"/>
          <w:vertAlign w:val="superscript"/>
        </w:rPr>
        <w:t xml:space="preserve">a </w:t>
      </w:r>
      <w:r w:rsidRPr="00E0424F">
        <w:rPr>
          <w:rFonts w:ascii="Times New Roman" w:hAnsi="Times New Roman" w:cs="Times New Roman"/>
          <w:sz w:val="24"/>
          <w:szCs w:val="24"/>
        </w:rPr>
        <w:t>Interdisciplinary Centre on Population Dynamics (CPop), University of Southern Denmark, Odense 5000, Denmark</w:t>
      </w:r>
    </w:p>
    <w:p w14:paraId="5DA60A51" w14:textId="77777777" w:rsidR="00BD52DC" w:rsidRPr="00E0424F" w:rsidRDefault="00BD52DC" w:rsidP="00C76F9A">
      <w:pPr>
        <w:suppressLineNumbers/>
        <w:autoSpaceDE w:val="0"/>
        <w:autoSpaceDN w:val="0"/>
        <w:adjustRightInd w:val="0"/>
        <w:rPr>
          <w:rFonts w:ascii="Times New Roman" w:hAnsi="Times New Roman" w:cs="Times New Roman"/>
          <w:sz w:val="24"/>
          <w:szCs w:val="24"/>
        </w:rPr>
      </w:pPr>
      <w:r w:rsidRPr="00E0424F">
        <w:rPr>
          <w:rFonts w:ascii="Times New Roman" w:hAnsi="Times New Roman" w:cs="Times New Roman"/>
          <w:sz w:val="24"/>
          <w:szCs w:val="24"/>
          <w:vertAlign w:val="superscript"/>
        </w:rPr>
        <w:t>c</w:t>
      </w:r>
      <w:r w:rsidRPr="00E0424F">
        <w:rPr>
          <w:rFonts w:ascii="Times New Roman" w:hAnsi="Times New Roman" w:cs="Times New Roman"/>
          <w:sz w:val="24"/>
          <w:szCs w:val="24"/>
        </w:rPr>
        <w:t xml:space="preserve"> Department of International Health, Bloomberg School of Public Health, Johns Hopkins University, Baltimore, MD, United States.</w:t>
      </w:r>
    </w:p>
    <w:p w14:paraId="45E6BF69" w14:textId="77777777" w:rsidR="00BD52DC" w:rsidRPr="00E0424F" w:rsidRDefault="00BD52DC" w:rsidP="00C76F9A">
      <w:pPr>
        <w:suppressLineNumbers/>
        <w:rPr>
          <w:rFonts w:ascii="Times New Roman" w:hAnsi="Times New Roman" w:cs="Times New Roman"/>
          <w:sz w:val="24"/>
          <w:szCs w:val="24"/>
        </w:rPr>
      </w:pPr>
      <w:r w:rsidRPr="00E0424F">
        <w:rPr>
          <w:rFonts w:ascii="Times New Roman" w:hAnsi="Times New Roman" w:cs="Times New Roman"/>
          <w:sz w:val="24"/>
          <w:szCs w:val="24"/>
          <w:vertAlign w:val="superscript"/>
        </w:rPr>
        <w:t xml:space="preserve">b </w:t>
      </w:r>
      <w:r w:rsidRPr="00E0424F">
        <w:rPr>
          <w:rFonts w:ascii="Times New Roman" w:hAnsi="Times New Roman" w:cs="Times New Roman"/>
          <w:sz w:val="24"/>
          <w:szCs w:val="24"/>
        </w:rPr>
        <w:t>Max Planck Institute for Demographic Research, Rostock 18057, Germany</w:t>
      </w:r>
    </w:p>
    <w:p w14:paraId="4049EDE5" w14:textId="77777777" w:rsidR="00BD52DC" w:rsidRPr="00C539BA" w:rsidRDefault="00BD52DC" w:rsidP="00C76F9A">
      <w:pPr>
        <w:suppressLineNumbers/>
        <w:rPr>
          <w:rFonts w:ascii="Times New Roman" w:hAnsi="Times New Roman" w:cs="Times New Roman"/>
          <w:sz w:val="24"/>
          <w:szCs w:val="24"/>
          <w:lang w:val="fr-FR"/>
          <w:rPrChange w:id="1" w:author="BASELLINI Ugofilippo" w:date="2019-07-04T15:00:00Z">
            <w:rPr>
              <w:rFonts w:ascii="Times New Roman" w:hAnsi="Times New Roman" w:cs="Times New Roman"/>
              <w:sz w:val="24"/>
              <w:szCs w:val="24"/>
            </w:rPr>
          </w:rPrChange>
        </w:rPr>
      </w:pPr>
      <w:r w:rsidRPr="00C539BA">
        <w:rPr>
          <w:rFonts w:ascii="Times New Roman" w:hAnsi="Times New Roman" w:cs="Times New Roman"/>
          <w:sz w:val="24"/>
          <w:szCs w:val="24"/>
          <w:vertAlign w:val="superscript"/>
          <w:lang w:val="fr-FR"/>
          <w:rPrChange w:id="2" w:author="BASELLINI Ugofilippo" w:date="2019-07-04T15:00:00Z">
            <w:rPr>
              <w:rFonts w:ascii="Times New Roman" w:hAnsi="Times New Roman" w:cs="Times New Roman"/>
              <w:sz w:val="24"/>
              <w:szCs w:val="24"/>
              <w:vertAlign w:val="superscript"/>
            </w:rPr>
          </w:rPrChange>
        </w:rPr>
        <w:t xml:space="preserve">d </w:t>
      </w:r>
      <w:r w:rsidRPr="00C539BA">
        <w:rPr>
          <w:rFonts w:ascii="Times New Roman" w:hAnsi="Times New Roman" w:cs="Times New Roman"/>
          <w:sz w:val="24"/>
          <w:szCs w:val="24"/>
          <w:lang w:val="fr-FR"/>
          <w:rPrChange w:id="3" w:author="BASELLINI Ugofilippo" w:date="2019-07-04T15:00:00Z">
            <w:rPr>
              <w:rFonts w:ascii="Times New Roman" w:hAnsi="Times New Roman" w:cs="Times New Roman"/>
              <w:sz w:val="24"/>
              <w:szCs w:val="24"/>
            </w:rPr>
          </w:rPrChange>
        </w:rPr>
        <w:t>Institut national d’études démographiques (INED), F-75020 Paris, France</w:t>
      </w:r>
    </w:p>
    <w:p w14:paraId="6F38405B" w14:textId="77777777" w:rsidR="00BD52DC" w:rsidRPr="00E0424F" w:rsidRDefault="00BD52DC" w:rsidP="00C76F9A">
      <w:pPr>
        <w:suppressLineNumbers/>
        <w:rPr>
          <w:rFonts w:ascii="Times New Roman" w:hAnsi="Times New Roman" w:cs="Times New Roman"/>
          <w:sz w:val="24"/>
          <w:szCs w:val="24"/>
        </w:rPr>
      </w:pPr>
      <w:r w:rsidRPr="00E0424F">
        <w:rPr>
          <w:rFonts w:ascii="Times New Roman" w:hAnsi="Times New Roman" w:cs="Times New Roman"/>
          <w:sz w:val="24"/>
          <w:szCs w:val="24"/>
          <w:vertAlign w:val="superscript"/>
        </w:rPr>
        <w:t xml:space="preserve">e </w:t>
      </w:r>
      <w:r w:rsidRPr="00E0424F">
        <w:rPr>
          <w:rFonts w:ascii="Times New Roman" w:hAnsi="Times New Roman" w:cs="Times New Roman"/>
          <w:sz w:val="24"/>
          <w:szCs w:val="24"/>
        </w:rPr>
        <w:t>Duke University Population Research Institute, Durham, NC 27708, USA</w:t>
      </w:r>
    </w:p>
    <w:p w14:paraId="5C09DEEA" w14:textId="77777777" w:rsidR="00BD52DC" w:rsidRPr="00E0424F" w:rsidRDefault="00BD52DC" w:rsidP="00C76F9A">
      <w:pPr>
        <w:suppressLineNumbers/>
        <w:rPr>
          <w:rFonts w:ascii="Times New Roman" w:hAnsi="Times New Roman" w:cs="Times New Roman"/>
          <w:sz w:val="24"/>
          <w:szCs w:val="24"/>
        </w:rPr>
      </w:pPr>
    </w:p>
    <w:p w14:paraId="01B99A97" w14:textId="77777777" w:rsidR="00BD52DC" w:rsidRPr="00E0424F" w:rsidRDefault="00BD52DC" w:rsidP="00C76F9A">
      <w:pPr>
        <w:suppressLineNumbers/>
        <w:rPr>
          <w:rFonts w:ascii="Times New Roman" w:hAnsi="Times New Roman" w:cs="Times New Roman"/>
          <w:sz w:val="24"/>
          <w:szCs w:val="24"/>
        </w:rPr>
      </w:pPr>
      <w:r w:rsidRPr="00E0424F">
        <w:rPr>
          <w:rFonts w:ascii="Times New Roman" w:hAnsi="Times New Roman" w:cs="Times New Roman"/>
          <w:sz w:val="24"/>
          <w:szCs w:val="24"/>
        </w:rPr>
        <w:t>Corresponding authors: José Manuel Aburto &amp; James W. Vaupel</w:t>
      </w:r>
    </w:p>
    <w:p w14:paraId="486C55B1" w14:textId="77777777" w:rsidR="00BD52DC" w:rsidRPr="00E0424F" w:rsidRDefault="00BD52DC" w:rsidP="00C76F9A">
      <w:pPr>
        <w:suppressLineNumbers/>
        <w:rPr>
          <w:rFonts w:ascii="Times New Roman" w:hAnsi="Times New Roman" w:cs="Times New Roman"/>
          <w:sz w:val="24"/>
          <w:szCs w:val="24"/>
        </w:rPr>
      </w:pPr>
      <w:r w:rsidRPr="00E0424F">
        <w:rPr>
          <w:rFonts w:ascii="Times New Roman" w:hAnsi="Times New Roman" w:cs="Times New Roman"/>
          <w:sz w:val="24"/>
          <w:szCs w:val="24"/>
        </w:rPr>
        <w:t>Interdisciplinary Centre on Population Dynamics (CPop), University of Southern Denmark,</w:t>
      </w:r>
    </w:p>
    <w:p w14:paraId="7F20420A" w14:textId="77777777" w:rsidR="00BD52DC" w:rsidRPr="00E0424F" w:rsidRDefault="00BD52DC" w:rsidP="00C76F9A">
      <w:pPr>
        <w:suppressLineNumbers/>
        <w:rPr>
          <w:rFonts w:ascii="Times New Roman" w:hAnsi="Times New Roman" w:cs="Times New Roman"/>
          <w:sz w:val="24"/>
          <w:szCs w:val="24"/>
          <w:lang w:val="da-DK"/>
        </w:rPr>
      </w:pPr>
      <w:r w:rsidRPr="00E0424F">
        <w:rPr>
          <w:rFonts w:ascii="Times New Roman" w:hAnsi="Times New Roman" w:cs="Times New Roman"/>
          <w:sz w:val="24"/>
          <w:szCs w:val="24"/>
          <w:lang w:val="da-DK"/>
        </w:rPr>
        <w:t>Address: J.B. Winsløws Vej 9, Odense C 5000, Denmark.</w:t>
      </w:r>
    </w:p>
    <w:p w14:paraId="13926934" w14:textId="77777777" w:rsidR="00BD52DC" w:rsidRPr="00E0424F" w:rsidRDefault="00BD52DC" w:rsidP="00C76F9A">
      <w:pPr>
        <w:suppressLineNumbers/>
        <w:rPr>
          <w:rFonts w:ascii="Times New Roman" w:hAnsi="Times New Roman" w:cs="Times New Roman"/>
          <w:sz w:val="24"/>
          <w:szCs w:val="24"/>
        </w:rPr>
      </w:pPr>
      <w:r w:rsidRPr="00E0424F">
        <w:rPr>
          <w:rFonts w:ascii="Times New Roman" w:hAnsi="Times New Roman" w:cs="Times New Roman"/>
          <w:sz w:val="24"/>
          <w:szCs w:val="24"/>
        </w:rPr>
        <w:t>Telephone: +45 65509416</w:t>
      </w:r>
    </w:p>
    <w:p w14:paraId="72DAB532" w14:textId="77777777" w:rsidR="00BD52DC" w:rsidRPr="00E0424F" w:rsidRDefault="00BD52DC" w:rsidP="00C76F9A">
      <w:pPr>
        <w:suppressLineNumbers/>
        <w:rPr>
          <w:rFonts w:ascii="Times New Roman" w:hAnsi="Times New Roman" w:cs="Times New Roman"/>
          <w:sz w:val="24"/>
          <w:szCs w:val="24"/>
        </w:rPr>
      </w:pPr>
      <w:r w:rsidRPr="00E0424F">
        <w:rPr>
          <w:rFonts w:ascii="Times New Roman" w:hAnsi="Times New Roman" w:cs="Times New Roman"/>
          <w:sz w:val="24"/>
          <w:szCs w:val="24"/>
        </w:rPr>
        <w:t xml:space="preserve">JMA: </w:t>
      </w:r>
      <w:hyperlink r:id="rId8" w:history="1">
        <w:r w:rsidRPr="00E0424F">
          <w:rPr>
            <w:rFonts w:ascii="Times New Roman" w:hAnsi="Times New Roman" w:cs="Times New Roman"/>
            <w:sz w:val="24"/>
            <w:szCs w:val="24"/>
          </w:rPr>
          <w:t>jmaburto@sdu.dk</w:t>
        </w:r>
      </w:hyperlink>
    </w:p>
    <w:p w14:paraId="4B66400A" w14:textId="77777777" w:rsidR="00BD52DC" w:rsidRPr="00E0424F" w:rsidRDefault="00BD52DC" w:rsidP="00C76F9A">
      <w:pPr>
        <w:suppressLineNumbers/>
        <w:rPr>
          <w:rFonts w:ascii="Times New Roman" w:hAnsi="Times New Roman" w:cs="Times New Roman"/>
          <w:sz w:val="24"/>
          <w:szCs w:val="24"/>
        </w:rPr>
      </w:pPr>
      <w:r w:rsidRPr="00E0424F">
        <w:rPr>
          <w:rFonts w:ascii="Times New Roman" w:hAnsi="Times New Roman" w:cs="Times New Roman"/>
          <w:sz w:val="24"/>
          <w:szCs w:val="24"/>
        </w:rPr>
        <w:t xml:space="preserve">JWV: </w:t>
      </w:r>
      <w:hyperlink r:id="rId9" w:history="1">
        <w:r w:rsidRPr="00E0424F">
          <w:rPr>
            <w:rFonts w:ascii="Times New Roman" w:hAnsi="Times New Roman" w:cs="Times New Roman"/>
            <w:sz w:val="24"/>
            <w:szCs w:val="24"/>
          </w:rPr>
          <w:t>jvaupel@sdu.dk</w:t>
        </w:r>
      </w:hyperlink>
      <w:r w:rsidRPr="00E0424F">
        <w:rPr>
          <w:rFonts w:ascii="Times New Roman" w:hAnsi="Times New Roman" w:cs="Times New Roman"/>
          <w:sz w:val="24"/>
          <w:szCs w:val="24"/>
        </w:rPr>
        <w:t xml:space="preserve"> </w:t>
      </w:r>
    </w:p>
    <w:p w14:paraId="2CB3A9A8" w14:textId="77777777" w:rsidR="00BD52DC" w:rsidRPr="00E0424F" w:rsidRDefault="00BD52DC" w:rsidP="00C76F9A">
      <w:pPr>
        <w:suppressLineNumbers/>
        <w:rPr>
          <w:rFonts w:ascii="Times New Roman" w:hAnsi="Times New Roman" w:cs="Times New Roman"/>
          <w:b/>
          <w:sz w:val="24"/>
          <w:szCs w:val="24"/>
        </w:rPr>
      </w:pPr>
    </w:p>
    <w:p w14:paraId="03806CB3" w14:textId="77777777" w:rsidR="00BD52DC" w:rsidRPr="00E0424F" w:rsidRDefault="00BD52DC" w:rsidP="00C76F9A">
      <w:pPr>
        <w:suppressLineNumbers/>
        <w:rPr>
          <w:rFonts w:ascii="Times New Roman" w:hAnsi="Times New Roman" w:cs="Times New Roman"/>
          <w:sz w:val="24"/>
          <w:szCs w:val="24"/>
        </w:rPr>
      </w:pPr>
      <w:r w:rsidRPr="00E0424F">
        <w:rPr>
          <w:rFonts w:ascii="Times New Roman" w:hAnsi="Times New Roman" w:cs="Times New Roman"/>
          <w:b/>
          <w:sz w:val="24"/>
          <w:szCs w:val="24"/>
        </w:rPr>
        <w:t xml:space="preserve">Keywords: </w:t>
      </w:r>
      <w:r w:rsidRPr="00E0424F">
        <w:rPr>
          <w:rFonts w:ascii="Times New Roman" w:hAnsi="Times New Roman" w:cs="Times New Roman"/>
          <w:sz w:val="24"/>
          <w:szCs w:val="24"/>
        </w:rPr>
        <w:t>Demography, pace &amp; shape, lifespan variation, aging, mortality.</w:t>
      </w:r>
      <w:bookmarkEnd w:id="0"/>
    </w:p>
    <w:p w14:paraId="70D6BA42" w14:textId="77777777" w:rsidR="00BD52DC" w:rsidRPr="00E0424F" w:rsidRDefault="00BD52DC" w:rsidP="00C76F9A">
      <w:pPr>
        <w:suppressLineNumbers/>
        <w:rPr>
          <w:rFonts w:ascii="Times New Roman" w:hAnsi="Times New Roman" w:cs="Times New Roman"/>
          <w:b/>
          <w:sz w:val="24"/>
          <w:szCs w:val="24"/>
        </w:rPr>
      </w:pPr>
    </w:p>
    <w:p w14:paraId="78B46EC2" w14:textId="77777777" w:rsidR="00B84E37" w:rsidRPr="00E0424F" w:rsidRDefault="00BD52DC" w:rsidP="00C76F9A">
      <w:pPr>
        <w:suppressLineNumbers/>
        <w:rPr>
          <w:rFonts w:ascii="Times New Roman" w:hAnsi="Times New Roman" w:cs="Times New Roman"/>
          <w:sz w:val="24"/>
          <w:szCs w:val="24"/>
        </w:rPr>
      </w:pPr>
      <w:r w:rsidRPr="00E0424F">
        <w:rPr>
          <w:rFonts w:ascii="Times New Roman" w:hAnsi="Times New Roman" w:cs="Times New Roman"/>
          <w:b/>
          <w:sz w:val="24"/>
          <w:szCs w:val="24"/>
        </w:rPr>
        <w:t>Classification:</w:t>
      </w:r>
      <w:r w:rsidRPr="00E0424F">
        <w:rPr>
          <w:rFonts w:ascii="Times New Roman" w:hAnsi="Times New Roman" w:cs="Times New Roman"/>
          <w:sz w:val="24"/>
          <w:szCs w:val="24"/>
        </w:rPr>
        <w:t xml:space="preserve"> Social sciences </w:t>
      </w:r>
      <w:r w:rsidR="00B84E37" w:rsidRPr="00E0424F">
        <w:rPr>
          <w:rFonts w:ascii="Times New Roman" w:hAnsi="Times New Roman" w:cs="Times New Roman"/>
          <w:sz w:val="24"/>
          <w:szCs w:val="24"/>
        </w:rPr>
        <w:t>–</w:t>
      </w:r>
      <w:r w:rsidRPr="00E0424F">
        <w:rPr>
          <w:rFonts w:ascii="Times New Roman" w:hAnsi="Times New Roman" w:cs="Times New Roman"/>
          <w:sz w:val="24"/>
          <w:szCs w:val="24"/>
        </w:rPr>
        <w:t xml:space="preserve"> Demography</w:t>
      </w:r>
    </w:p>
    <w:p w14:paraId="3D0A0130" w14:textId="77777777" w:rsidR="00B84E37" w:rsidRPr="00E0424F" w:rsidRDefault="00B84E37" w:rsidP="00043787">
      <w:pPr>
        <w:suppressLineNumbers/>
        <w:spacing w:after="160" w:line="259" w:lineRule="auto"/>
        <w:rPr>
          <w:rFonts w:ascii="Times New Roman" w:hAnsi="Times New Roman" w:cs="Times New Roman"/>
          <w:sz w:val="24"/>
          <w:szCs w:val="24"/>
        </w:rPr>
      </w:pPr>
      <w:r w:rsidRPr="00E0424F">
        <w:rPr>
          <w:rFonts w:ascii="Times New Roman" w:hAnsi="Times New Roman" w:cs="Times New Roman"/>
          <w:sz w:val="24"/>
          <w:szCs w:val="24"/>
        </w:rPr>
        <w:br w:type="page"/>
      </w:r>
    </w:p>
    <w:p w14:paraId="43DC59E4" w14:textId="77777777" w:rsidR="00B84E37" w:rsidRPr="00E0424F" w:rsidRDefault="00B84E37" w:rsidP="00B84E37">
      <w:pPr>
        <w:jc w:val="both"/>
        <w:rPr>
          <w:rFonts w:ascii="Times New Roman" w:eastAsiaTheme="minorEastAsia" w:hAnsi="Times New Roman" w:cs="Times New Roman"/>
          <w:b/>
          <w:i/>
          <w:sz w:val="24"/>
          <w:szCs w:val="24"/>
        </w:rPr>
      </w:pPr>
      <w:r w:rsidRPr="00E0424F">
        <w:rPr>
          <w:rFonts w:ascii="Times New Roman" w:hAnsi="Times New Roman" w:cs="Times New Roman"/>
          <w:b/>
          <w:sz w:val="24"/>
          <w:szCs w:val="24"/>
        </w:rPr>
        <w:lastRenderedPageBreak/>
        <w:t>A.</w:t>
      </w:r>
      <w:r w:rsidR="00726C93" w:rsidRPr="00E0424F">
        <w:rPr>
          <w:rFonts w:ascii="Times New Roman" w:hAnsi="Times New Roman" w:cs="Times New Roman"/>
          <w:b/>
          <w:sz w:val="24"/>
          <w:szCs w:val="24"/>
        </w:rPr>
        <w:t xml:space="preserve"> </w:t>
      </w:r>
      <w:r w:rsidR="003B3BFD" w:rsidRPr="00E0424F">
        <w:rPr>
          <w:rFonts w:ascii="Times New Roman" w:eastAsiaTheme="minorEastAsia" w:hAnsi="Times New Roman" w:cs="Times New Roman"/>
          <w:b/>
          <w:i/>
          <w:sz w:val="24"/>
          <w:szCs w:val="24"/>
        </w:rPr>
        <w:t>Time series</w:t>
      </w:r>
      <w:r w:rsidRPr="00E0424F">
        <w:rPr>
          <w:rFonts w:ascii="Times New Roman" w:eastAsiaTheme="minorEastAsia" w:hAnsi="Times New Roman" w:cs="Times New Roman"/>
          <w:b/>
          <w:i/>
          <w:sz w:val="24"/>
          <w:szCs w:val="24"/>
        </w:rPr>
        <w:t xml:space="preserve"> Analysis</w:t>
      </w:r>
    </w:p>
    <w:p w14:paraId="7771564B" w14:textId="77777777" w:rsidR="00B84E37" w:rsidRPr="00E0424F" w:rsidRDefault="003B3BFD" w:rsidP="00B84E37">
      <w:pPr>
        <w:ind w:firstLine="720"/>
        <w:jc w:val="both"/>
        <w:rPr>
          <w:rFonts w:ascii="Times New Roman" w:eastAsiaTheme="minorEastAsia" w:hAnsi="Times New Roman" w:cs="Times New Roman"/>
          <w:sz w:val="24"/>
          <w:szCs w:val="24"/>
        </w:rPr>
      </w:pPr>
      <w:r w:rsidRPr="00E0424F">
        <w:rPr>
          <w:rFonts w:ascii="Times New Roman" w:eastAsiaTheme="minorEastAsia" w:hAnsi="Times New Roman" w:cs="Times New Roman"/>
          <w:b/>
          <w:sz w:val="24"/>
          <w:szCs w:val="24"/>
        </w:rPr>
        <w:t xml:space="preserve">A.1 </w:t>
      </w:r>
      <w:r w:rsidR="00B84E37" w:rsidRPr="00E0424F">
        <w:rPr>
          <w:rFonts w:ascii="Times New Roman" w:eastAsiaTheme="minorEastAsia" w:hAnsi="Times New Roman" w:cs="Times New Roman"/>
          <w:b/>
          <w:sz w:val="24"/>
          <w:szCs w:val="24"/>
        </w:rPr>
        <w:t xml:space="preserve">Finding the order of integration. </w:t>
      </w:r>
      <w:r w:rsidR="00B84E37" w:rsidRPr="00E0424F">
        <w:rPr>
          <w:rFonts w:ascii="Times New Roman" w:eastAsiaTheme="minorEastAsia" w:hAnsi="Times New Roman" w:cs="Times New Roman"/>
          <w:sz w:val="24"/>
          <w:szCs w:val="24"/>
        </w:rPr>
        <w:t>Formally, a stochastic process is stationary if, for every collection of time indices 1 ≤ t</w:t>
      </w:r>
      <w:r w:rsidR="00B84E37" w:rsidRPr="00E0424F">
        <w:rPr>
          <w:rFonts w:ascii="Times New Roman" w:eastAsiaTheme="minorEastAsia" w:hAnsi="Times New Roman" w:cs="Times New Roman"/>
          <w:sz w:val="24"/>
          <w:szCs w:val="24"/>
          <w:vertAlign w:val="subscript"/>
        </w:rPr>
        <w:t>1</w:t>
      </w:r>
      <w:r w:rsidR="00B84E37" w:rsidRPr="00E0424F">
        <w:rPr>
          <w:rFonts w:ascii="Times New Roman" w:eastAsiaTheme="minorEastAsia" w:hAnsi="Times New Roman" w:cs="Times New Roman"/>
          <w:sz w:val="24"/>
          <w:szCs w:val="24"/>
        </w:rPr>
        <w:t xml:space="preserve"> &lt; … &lt; t</w:t>
      </w:r>
      <w:r w:rsidR="00B84E37" w:rsidRPr="00E0424F">
        <w:rPr>
          <w:rFonts w:ascii="Times New Roman" w:eastAsiaTheme="minorEastAsia" w:hAnsi="Times New Roman" w:cs="Times New Roman"/>
          <w:sz w:val="24"/>
          <w:szCs w:val="24"/>
          <w:vertAlign w:val="subscript"/>
        </w:rPr>
        <w:t>m</w:t>
      </w:r>
      <w:r w:rsidR="00B84E37" w:rsidRPr="00E0424F">
        <w:rPr>
          <w:rFonts w:ascii="Times New Roman" w:eastAsiaTheme="minorEastAsia" w:hAnsi="Times New Roman" w:cs="Times New Roman"/>
          <w:sz w:val="24"/>
          <w:szCs w:val="24"/>
        </w:rPr>
        <w:t>, the joint distribution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1</m:t>
                </m:r>
              </m:sub>
            </m:sSub>
          </m:sub>
        </m:sSub>
      </m:oMath>
      <w:r w:rsidR="00B84E37" w:rsidRPr="00E0424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2</m:t>
                </m:r>
              </m:sub>
            </m:sSub>
          </m:sub>
        </m:sSub>
      </m:oMath>
      <w:r w:rsidR="00B84E37" w:rsidRPr="00E0424F">
        <w:rPr>
          <w:rFonts w:ascii="Times New Roman" w:eastAsiaTheme="minorEastAsia" w:hAnsi="Times New Roman" w:cs="Times New Roman"/>
          <w:sz w:val="24"/>
          <w:szCs w:val="24"/>
        </w:rPr>
        <w:t xml:space="preserve">, … ,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m</m:t>
                </m:r>
              </m:sub>
            </m:sSub>
          </m:sub>
        </m:sSub>
      </m:oMath>
      <w:r w:rsidR="00B84E37" w:rsidRPr="00E0424F">
        <w:rPr>
          <w:rFonts w:ascii="Times New Roman" w:eastAsiaTheme="minorEastAsia" w:hAnsi="Times New Roman" w:cs="Times New Roman"/>
          <w:sz w:val="24"/>
          <w:szCs w:val="24"/>
        </w:rPr>
        <w:t>) is the same as the joint distribution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1+</m:t>
                </m:r>
                <m:r>
                  <w:rPr>
                    <w:rFonts w:ascii="Cambria Math" w:eastAsiaTheme="minorEastAsia" w:hAnsi="Cambria Math" w:cs="Times New Roman"/>
                    <w:sz w:val="24"/>
                    <w:szCs w:val="24"/>
                  </w:rPr>
                  <m:t>h</m:t>
                </m:r>
              </m:sub>
            </m:sSub>
          </m:sub>
        </m:sSub>
      </m:oMath>
      <w:r w:rsidR="00B84E37" w:rsidRPr="00E0424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2+</m:t>
                </m:r>
                <m:r>
                  <w:rPr>
                    <w:rFonts w:ascii="Cambria Math" w:eastAsiaTheme="minorEastAsia" w:hAnsi="Cambria Math" w:cs="Times New Roman"/>
                    <w:sz w:val="24"/>
                    <w:szCs w:val="24"/>
                  </w:rPr>
                  <m:t>h</m:t>
                </m:r>
              </m:sub>
            </m:sSub>
          </m:sub>
        </m:sSub>
      </m:oMath>
      <w:r w:rsidR="00B84E37" w:rsidRPr="00E0424F">
        <w:rPr>
          <w:rFonts w:ascii="Times New Roman" w:eastAsiaTheme="minorEastAsia" w:hAnsi="Times New Roman" w:cs="Times New Roman"/>
          <w:sz w:val="24"/>
          <w:szCs w:val="24"/>
        </w:rPr>
        <w:t xml:space="preserve">, … ,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m+h</m:t>
                </m:r>
              </m:sub>
            </m:sSub>
          </m:sub>
        </m:sSub>
      </m:oMath>
      <w:r w:rsidR="00B84E37" w:rsidRPr="00E0424F">
        <w:rPr>
          <w:rFonts w:ascii="Times New Roman" w:eastAsiaTheme="minorEastAsia" w:hAnsi="Times New Roman" w:cs="Times New Roman"/>
          <w:sz w:val="24"/>
          <w:szCs w:val="24"/>
        </w:rPr>
        <w:t xml:space="preserve">)  </w:t>
      </w:r>
      <w:r w:rsidR="00B84E37" w:rsidRPr="00E0424F">
        <w:rPr>
          <w:rFonts w:ascii="Times New Roman" w:eastAsiaTheme="minorEastAsia" w:hAnsi="Times New Roman" w:cs="Times New Roman"/>
          <w:sz w:val="24"/>
          <w:szCs w:val="24"/>
        </w:rPr>
        <w:fldChar w:fldCharType="begin"/>
      </w:r>
      <w:r w:rsidR="00B84E37" w:rsidRPr="00E0424F">
        <w:rPr>
          <w:rFonts w:ascii="Times New Roman" w:eastAsiaTheme="minorEastAsia" w:hAnsi="Times New Roman" w:cs="Times New Roman"/>
          <w:sz w:val="24"/>
          <w:szCs w:val="24"/>
        </w:rPr>
        <w:instrText xml:space="preserve"> ADDIN EN.CITE &lt;EndNote&gt;&lt;Cite&gt;&lt;Author&gt;Wooldridge&lt;/Author&gt;&lt;Year&gt;2015&lt;/Year&gt;&lt;RecNum&gt;120&lt;/RecNum&gt;&lt;DisplayText&gt;(1)&lt;/DisplayText&gt;&lt;record&gt;&lt;rec-number&gt;120&lt;/rec-number&gt;&lt;foreign-keys&gt;&lt;key app="EN" db-id="d2awtv0fftewv3eppa3xfdr0t9sfzrwz2txv" timestamp="0"&gt;120&lt;/key&gt;&lt;/foreign-keys&gt;&lt;ref-type name="Book"&gt;6&lt;/ref-type&gt;&lt;contributors&gt;&lt;authors&gt;&lt;author&gt;Wooldridge, Jeffrey M&lt;/author&gt;&lt;/authors&gt;&lt;/contributors&gt;&lt;titles&gt;&lt;title&gt;Introductory econometrics: A modern approach&lt;/title&gt;&lt;/titles&gt;&lt;dates&gt;&lt;year&gt;2015&lt;/year&gt;&lt;/dates&gt;&lt;publisher&gt;Nelson Education&lt;/publisher&gt;&lt;isbn&gt;130527010X&lt;/isbn&gt;&lt;urls&gt;&lt;/urls&gt;&lt;/record&gt;&lt;/Cite&gt;&lt;/EndNote&gt;</w:instrText>
      </w:r>
      <w:r w:rsidR="00B84E37" w:rsidRPr="00E0424F">
        <w:rPr>
          <w:rFonts w:ascii="Times New Roman" w:eastAsiaTheme="minorEastAsia" w:hAnsi="Times New Roman" w:cs="Times New Roman"/>
          <w:sz w:val="24"/>
          <w:szCs w:val="24"/>
        </w:rPr>
        <w:fldChar w:fldCharType="separate"/>
      </w:r>
      <w:r w:rsidR="00B84E37" w:rsidRPr="00E0424F">
        <w:rPr>
          <w:rFonts w:ascii="Times New Roman" w:eastAsiaTheme="minorEastAsia" w:hAnsi="Times New Roman" w:cs="Times New Roman"/>
          <w:noProof/>
          <w:sz w:val="24"/>
          <w:szCs w:val="24"/>
        </w:rPr>
        <w:t>(1)</w:t>
      </w:r>
      <w:r w:rsidR="00B84E37" w:rsidRPr="00E0424F">
        <w:rPr>
          <w:rFonts w:ascii="Times New Roman" w:eastAsiaTheme="minorEastAsia" w:hAnsi="Times New Roman" w:cs="Times New Roman"/>
          <w:sz w:val="24"/>
          <w:szCs w:val="24"/>
        </w:rPr>
        <w:fldChar w:fldCharType="end"/>
      </w:r>
      <w:r w:rsidR="00B84E37" w:rsidRPr="00E0424F">
        <w:rPr>
          <w:rFonts w:ascii="Times New Roman" w:eastAsiaTheme="minorEastAsia" w:hAnsi="Times New Roman" w:cs="Times New Roman"/>
          <w:sz w:val="24"/>
          <w:szCs w:val="24"/>
        </w:rPr>
        <w:t xml:space="preserve">. In loose terms, the properties of the underlying process do not change over time. In contrast, a stochastic process is integrated (i.e. nonstationary) of order </w:t>
      </w:r>
      <w:r w:rsidR="00B84E37" w:rsidRPr="00E0424F">
        <w:rPr>
          <w:rFonts w:ascii="Times New Roman" w:eastAsiaTheme="minorEastAsia" w:hAnsi="Times New Roman" w:cs="Times New Roman"/>
          <w:i/>
          <w:sz w:val="24"/>
          <w:szCs w:val="24"/>
        </w:rPr>
        <w:t>d</w:t>
      </w:r>
      <w:r w:rsidR="00B84E37" w:rsidRPr="00E0424F">
        <w:rPr>
          <w:rFonts w:ascii="Times New Roman" w:eastAsiaTheme="minorEastAsia" w:hAnsi="Times New Roman" w:cs="Times New Roman"/>
          <w:sz w:val="24"/>
          <w:szCs w:val="24"/>
        </w:rPr>
        <w:t xml:space="preserve">, denoted </w:t>
      </w:r>
      <w:r w:rsidR="00B84E37" w:rsidRPr="00E0424F">
        <w:rPr>
          <w:rFonts w:ascii="Times New Roman" w:eastAsiaTheme="minorEastAsia" w:hAnsi="Times New Roman" w:cs="Times New Roman"/>
          <w:i/>
          <w:sz w:val="24"/>
          <w:szCs w:val="24"/>
        </w:rPr>
        <w:t>I(d)</w:t>
      </w:r>
      <w:r w:rsidR="00B84E37" w:rsidRPr="00E0424F">
        <w:rPr>
          <w:rFonts w:ascii="Times New Roman" w:eastAsiaTheme="minorEastAsia" w:hAnsi="Times New Roman" w:cs="Times New Roman"/>
          <w:sz w:val="24"/>
          <w:szCs w:val="24"/>
        </w:rPr>
        <w:t xml:space="preserve">, if it needs to be differenced </w:t>
      </w:r>
      <w:r w:rsidR="00B84E37" w:rsidRPr="00E0424F">
        <w:rPr>
          <w:rFonts w:ascii="Times New Roman" w:eastAsiaTheme="minorEastAsia" w:hAnsi="Times New Roman" w:cs="Times New Roman"/>
          <w:i/>
          <w:sz w:val="24"/>
          <w:szCs w:val="24"/>
        </w:rPr>
        <w:t>d</w:t>
      </w:r>
      <w:r w:rsidR="00B84E37" w:rsidRPr="00E0424F">
        <w:rPr>
          <w:rFonts w:ascii="Times New Roman" w:eastAsiaTheme="minorEastAsia" w:hAnsi="Times New Roman" w:cs="Times New Roman"/>
          <w:sz w:val="24"/>
          <w:szCs w:val="24"/>
        </w:rPr>
        <w:t xml:space="preserve"> times to achieve stationarity </w:t>
      </w:r>
      <w:r w:rsidR="00B84E37" w:rsidRPr="00E0424F">
        <w:rPr>
          <w:rFonts w:ascii="Times New Roman" w:eastAsiaTheme="minorEastAsia" w:hAnsi="Times New Roman" w:cs="Times New Roman"/>
          <w:sz w:val="24"/>
          <w:szCs w:val="24"/>
        </w:rPr>
        <w:fldChar w:fldCharType="begin"/>
      </w:r>
      <w:r w:rsidR="00B84E37" w:rsidRPr="00E0424F">
        <w:rPr>
          <w:rFonts w:ascii="Times New Roman" w:eastAsiaTheme="minorEastAsia" w:hAnsi="Times New Roman" w:cs="Times New Roman"/>
          <w:sz w:val="24"/>
          <w:szCs w:val="24"/>
        </w:rPr>
        <w:instrText xml:space="preserve"> ADDIN EN.CITE &lt;EndNote&gt;&lt;Cite&gt;&lt;Author&gt;Wooldridge&lt;/Author&gt;&lt;Year&gt;1994&lt;/Year&gt;&lt;RecNum&gt;85&lt;/RecNum&gt;&lt;DisplayText&gt;(2)&lt;/DisplayText&gt;&lt;record&gt;&lt;rec-number&gt;85&lt;/rec-number&gt;&lt;foreign-keys&gt;&lt;key app="EN" db-id="d2awtv0fftewv3eppa3xfdr0t9sfzrwz2txv" timestamp="0"&gt;85&lt;/key&gt;&lt;/foreign-keys&gt;&lt;ref-type name="Journal Article"&gt;17&lt;/ref-type&gt;&lt;contributors&gt;&lt;authors&gt;&lt;author&gt;Wooldridge, Jeffrey M&lt;/author&gt;&lt;/authors&gt;&lt;/contributors&gt;&lt;titles&gt;&lt;title&gt;Estimation and inference for dependent processes&lt;/title&gt;&lt;secondary-title&gt;Handbook of econometrics&lt;/secondary-title&gt;&lt;/titles&gt;&lt;pages&gt;2639-2738&lt;/pages&gt;&lt;volume&gt;4&lt;/volume&gt;&lt;dates&gt;&lt;year&gt;1994&lt;/year&gt;&lt;/dates&gt;&lt;isbn&gt;1573-4412&lt;/isbn&gt;&lt;urls&gt;&lt;/urls&gt;&lt;/record&gt;&lt;/Cite&gt;&lt;/EndNote&gt;</w:instrText>
      </w:r>
      <w:r w:rsidR="00B84E37" w:rsidRPr="00E0424F">
        <w:rPr>
          <w:rFonts w:ascii="Times New Roman" w:eastAsiaTheme="minorEastAsia" w:hAnsi="Times New Roman" w:cs="Times New Roman"/>
          <w:sz w:val="24"/>
          <w:szCs w:val="24"/>
        </w:rPr>
        <w:fldChar w:fldCharType="separate"/>
      </w:r>
      <w:r w:rsidR="00B84E37" w:rsidRPr="00E0424F">
        <w:rPr>
          <w:rFonts w:ascii="Times New Roman" w:eastAsiaTheme="minorEastAsia" w:hAnsi="Times New Roman" w:cs="Times New Roman"/>
          <w:noProof/>
          <w:sz w:val="24"/>
          <w:szCs w:val="24"/>
        </w:rPr>
        <w:t>(2)</w:t>
      </w:r>
      <w:r w:rsidR="00B84E37" w:rsidRPr="00E0424F">
        <w:rPr>
          <w:rFonts w:ascii="Times New Roman" w:eastAsiaTheme="minorEastAsia" w:hAnsi="Times New Roman" w:cs="Times New Roman"/>
          <w:sz w:val="24"/>
          <w:szCs w:val="24"/>
        </w:rPr>
        <w:fldChar w:fldCharType="end"/>
      </w:r>
      <w:r w:rsidR="00B84E37" w:rsidRPr="00E0424F">
        <w:rPr>
          <w:rFonts w:ascii="Times New Roman" w:eastAsiaTheme="minorEastAsia" w:hAnsi="Times New Roman" w:cs="Times New Roman"/>
          <w:sz w:val="24"/>
          <w:szCs w:val="24"/>
        </w:rPr>
        <w:t xml:space="preserve">. When </w:t>
      </w:r>
      <w:r w:rsidR="00B84E37" w:rsidRPr="00E0424F">
        <w:rPr>
          <w:rFonts w:ascii="Times New Roman" w:eastAsiaTheme="minorEastAsia" w:hAnsi="Times New Roman" w:cs="Times New Roman"/>
          <w:i/>
          <w:sz w:val="24"/>
          <w:szCs w:val="24"/>
        </w:rPr>
        <w:t>d</w:t>
      </w:r>
      <w:r w:rsidR="00B84E37" w:rsidRPr="00E0424F">
        <w:rPr>
          <w:rFonts w:ascii="Times New Roman" w:eastAsiaTheme="minorEastAsia" w:hAnsi="Times New Roman" w:cs="Times New Roman"/>
          <w:sz w:val="24"/>
          <w:szCs w:val="24"/>
        </w:rPr>
        <w:t xml:space="preserve"> equals 1, the process has a unit root. If two variables (e.g. life expectancy and lifespan equality) are integrated and possess a unit root, then shocks are accumulated over time with growing variance, which makes statistical inference problematic </w:t>
      </w:r>
      <w:r w:rsidR="00B84E37" w:rsidRPr="00E0424F">
        <w:rPr>
          <w:rFonts w:ascii="Times New Roman" w:eastAsiaTheme="minorEastAsia" w:hAnsi="Times New Roman" w:cs="Times New Roman"/>
          <w:sz w:val="24"/>
          <w:szCs w:val="24"/>
        </w:rPr>
        <w:fldChar w:fldCharType="begin"/>
      </w:r>
      <w:r w:rsidR="00B84E37" w:rsidRPr="00E0424F">
        <w:rPr>
          <w:rFonts w:ascii="Times New Roman" w:eastAsiaTheme="minorEastAsia" w:hAnsi="Times New Roman" w:cs="Times New Roman"/>
          <w:sz w:val="24"/>
          <w:szCs w:val="24"/>
        </w:rPr>
        <w:instrText xml:space="preserve"> ADDIN EN.CITE &lt;EndNote&gt;&lt;Cite&gt;&lt;Author&gt;Juselius&lt;/Author&gt;&lt;Year&gt;2006&lt;/Year&gt;&lt;RecNum&gt;12&lt;/RecNum&gt;&lt;DisplayText&gt;(3, 4)&lt;/DisplayText&gt;&lt;record&gt;&lt;rec-number&gt;12&lt;/rec-number&gt;&lt;foreign-keys&gt;&lt;key app="EN" db-id="d2awtv0fftewv3eppa3xfdr0t9sfzrwz2txv" timestamp="0"&gt;12&lt;/key&gt;&lt;/foreign-keys&gt;&lt;ref-type name="Book"&gt;6&lt;/ref-type&gt;&lt;contributors&gt;&lt;authors&gt;&lt;author&gt;Juselius, Katarina&lt;/author&gt;&lt;/authors&gt;&lt;/contributors&gt;&lt;titles&gt;&lt;title&gt;The cointegrated VAR model: methodology and applications&lt;/title&gt;&lt;/titles&gt;&lt;dates&gt;&lt;year&gt;2006&lt;/year&gt;&lt;/dates&gt;&lt;publisher&gt;Oxford University Press&lt;/publisher&gt;&lt;label&gt;juselius2006cointegrated&lt;/label&gt;&lt;urls&gt;&lt;/urls&gt;&lt;/record&gt;&lt;/Cite&gt;&lt;Cite&gt;&lt;Author&gt;Pfaff&lt;/Author&gt;&lt;Year&gt;2008&lt;/Year&gt;&lt;RecNum&gt;36&lt;/RecNum&gt;&lt;record&gt;&lt;rec-number&gt;36&lt;/rec-number&gt;&lt;foreign-keys&gt;&lt;key app="EN" db-id="d2awtv0fftewv3eppa3xfdr0t9sfzrwz2txv" timestamp="0"&gt;36&lt;/key&gt;&lt;/foreign-keys&gt;&lt;ref-type name="Book"&gt;6&lt;/ref-type&gt;&lt;contributors&gt;&lt;authors&gt;&lt;author&gt;Pfaff, Bernhard&lt;/author&gt;&lt;/authors&gt;&lt;/contributors&gt;&lt;titles&gt;&lt;title&gt;Analysis of integrated and cointegrated time series with R&lt;/title&gt;&lt;/titles&gt;&lt;dates&gt;&lt;year&gt;2008&lt;/year&gt;&lt;/dates&gt;&lt;publisher&gt;Springer Science &amp;amp; Business Media&lt;/publisher&gt;&lt;label&gt;pfaff2008analysis&lt;/label&gt;&lt;urls&gt;&lt;/urls&gt;&lt;/record&gt;&lt;/Cite&gt;&lt;/EndNote&gt;</w:instrText>
      </w:r>
      <w:r w:rsidR="00B84E37" w:rsidRPr="00E0424F">
        <w:rPr>
          <w:rFonts w:ascii="Times New Roman" w:eastAsiaTheme="minorEastAsia" w:hAnsi="Times New Roman" w:cs="Times New Roman"/>
          <w:sz w:val="24"/>
          <w:szCs w:val="24"/>
        </w:rPr>
        <w:fldChar w:fldCharType="separate"/>
      </w:r>
      <w:r w:rsidR="00B84E37" w:rsidRPr="00E0424F">
        <w:rPr>
          <w:rFonts w:ascii="Times New Roman" w:eastAsiaTheme="minorEastAsia" w:hAnsi="Times New Roman" w:cs="Times New Roman"/>
          <w:noProof/>
          <w:sz w:val="24"/>
          <w:szCs w:val="24"/>
        </w:rPr>
        <w:t>(3, 4)</w:t>
      </w:r>
      <w:r w:rsidR="00B84E37" w:rsidRPr="00E0424F">
        <w:rPr>
          <w:rFonts w:ascii="Times New Roman" w:eastAsiaTheme="minorEastAsia" w:hAnsi="Times New Roman" w:cs="Times New Roman"/>
          <w:sz w:val="24"/>
          <w:szCs w:val="24"/>
        </w:rPr>
        <w:fldChar w:fldCharType="end"/>
      </w:r>
      <w:r w:rsidR="00B84E37" w:rsidRPr="00E0424F">
        <w:rPr>
          <w:rFonts w:ascii="Times New Roman" w:eastAsiaTheme="minorEastAsia" w:hAnsi="Times New Roman" w:cs="Times New Roman"/>
          <w:sz w:val="24"/>
          <w:szCs w:val="24"/>
        </w:rPr>
        <w:t xml:space="preserve">. </w:t>
      </w:r>
    </w:p>
    <w:p w14:paraId="52086C9D" w14:textId="77777777" w:rsidR="00B84E37" w:rsidRPr="00E0424F" w:rsidRDefault="00B84E37" w:rsidP="00B84E37">
      <w:pPr>
        <w:ind w:firstLine="720"/>
        <w:jc w:val="both"/>
        <w:rPr>
          <w:rFonts w:ascii="Times New Roman" w:eastAsiaTheme="minorEastAsia" w:hAnsi="Times New Roman" w:cs="Times New Roman"/>
          <w:sz w:val="24"/>
          <w:szCs w:val="24"/>
        </w:rPr>
      </w:pPr>
      <w:r w:rsidRPr="00E0424F">
        <w:rPr>
          <w:rFonts w:ascii="Times New Roman" w:eastAsiaTheme="minorEastAsia" w:hAnsi="Times New Roman" w:cs="Times New Roman"/>
          <w:sz w:val="24"/>
          <w:szCs w:val="24"/>
        </w:rPr>
        <w:t xml:space="preserve">There are two tests to investigate the existence of a unit root for a stochastic process and its order of integration. First, the Kwiatkowski-Phillips-Schmidt-Shin test (KPSS) </w:t>
      </w:r>
      <w:r w:rsidRPr="00E0424F">
        <w:rPr>
          <w:rFonts w:ascii="Times New Roman" w:eastAsiaTheme="minorEastAsia" w:hAnsi="Times New Roman" w:cs="Times New Roman"/>
          <w:sz w:val="24"/>
          <w:szCs w:val="24"/>
        </w:rPr>
        <w:fldChar w:fldCharType="begin"/>
      </w:r>
      <w:r w:rsidRPr="00E0424F">
        <w:rPr>
          <w:rFonts w:ascii="Times New Roman" w:eastAsiaTheme="minorEastAsia" w:hAnsi="Times New Roman" w:cs="Times New Roman"/>
          <w:sz w:val="24"/>
          <w:szCs w:val="24"/>
        </w:rPr>
        <w:instrText xml:space="preserve"> ADDIN EN.CITE &lt;EndNote&gt;&lt;Cite&gt;&lt;Author&gt;Kwiatkowski&lt;/Author&gt;&lt;Year&gt;1992&lt;/Year&gt;&lt;RecNum&gt;37&lt;/RecNum&gt;&lt;DisplayText&gt;(5)&lt;/DisplayText&gt;&lt;record&gt;&lt;rec-number&gt;37&lt;/rec-number&gt;&lt;foreign-keys&gt;&lt;key app="EN" db-id="d2awtv0fftewv3eppa3xfdr0t9sfzrwz2txv" timestamp="0"&gt;37&lt;/key&gt;&lt;/foreign-keys&gt;&lt;ref-type name="Journal Article"&gt;17&lt;/ref-type&gt;&lt;contributors&gt;&lt;authors&gt;&lt;author&gt;Kwiatkowski, Denis&lt;/author&gt;&lt;author&gt;Phillips, Peter CB&lt;/author&gt;&lt;author&gt;Schmidt, Peter&lt;/author&gt;&lt;author&gt;Shin, Yongcheol&lt;/author&gt;&lt;/authors&gt;&lt;/contributors&gt;&lt;titles&gt;&lt;title&gt;Testing the null hypothesis of stationarity against the alternative of a unit root: How sure are we that economic time series have a unit root?&lt;/title&gt;&lt;secondary-title&gt;Journal of econometrics&lt;/secondary-title&gt;&lt;/titles&gt;&lt;pages&gt;159-178&lt;/pages&gt;&lt;volume&gt;54&lt;/volume&gt;&lt;number&gt;1-3&lt;/number&gt;&lt;dates&gt;&lt;year&gt;1992&lt;/year&gt;&lt;/dates&gt;&lt;publisher&gt;Elsevier&lt;/publisher&gt;&lt;label&gt;kwiatkowski1992testing&lt;/label&gt;&lt;urls&gt;&lt;/urls&gt;&lt;/record&gt;&lt;/Cite&gt;&lt;/EndNote&gt;</w:instrText>
      </w:r>
      <w:r w:rsidRPr="00E0424F">
        <w:rPr>
          <w:rFonts w:ascii="Times New Roman" w:eastAsiaTheme="minorEastAsia" w:hAnsi="Times New Roman" w:cs="Times New Roman"/>
          <w:sz w:val="24"/>
          <w:szCs w:val="24"/>
        </w:rPr>
        <w:fldChar w:fldCharType="separate"/>
      </w:r>
      <w:r w:rsidRPr="00E0424F">
        <w:rPr>
          <w:rFonts w:ascii="Times New Roman" w:eastAsiaTheme="minorEastAsia" w:hAnsi="Times New Roman" w:cs="Times New Roman"/>
          <w:noProof/>
          <w:sz w:val="24"/>
          <w:szCs w:val="24"/>
        </w:rPr>
        <w:t>(5)</w:t>
      </w:r>
      <w:r w:rsidRPr="00E0424F">
        <w:rPr>
          <w:rFonts w:ascii="Times New Roman" w:eastAsiaTheme="minorEastAsia" w:hAnsi="Times New Roman" w:cs="Times New Roman"/>
          <w:sz w:val="24"/>
          <w:szCs w:val="24"/>
        </w:rPr>
        <w:fldChar w:fldCharType="end"/>
      </w:r>
      <w:r w:rsidRPr="00E0424F">
        <w:rPr>
          <w:rFonts w:ascii="Times New Roman" w:eastAsiaTheme="minorEastAsia" w:hAnsi="Times New Roman" w:cs="Times New Roman"/>
          <w:sz w:val="24"/>
          <w:szCs w:val="24"/>
        </w:rPr>
        <w:t xml:space="preserve">, which tests the null hypothesis of stationarity. Second, the augmented Dickey-Fuller test (ADF) </w:t>
      </w:r>
      <w:r w:rsidRPr="00E0424F">
        <w:rPr>
          <w:rFonts w:ascii="Times New Roman" w:eastAsiaTheme="minorEastAsia" w:hAnsi="Times New Roman" w:cs="Times New Roman"/>
          <w:sz w:val="24"/>
          <w:szCs w:val="24"/>
        </w:rPr>
        <w:fldChar w:fldCharType="begin"/>
      </w:r>
      <w:r w:rsidRPr="00E0424F">
        <w:rPr>
          <w:rFonts w:ascii="Times New Roman" w:eastAsiaTheme="minorEastAsia" w:hAnsi="Times New Roman" w:cs="Times New Roman"/>
          <w:sz w:val="24"/>
          <w:szCs w:val="24"/>
        </w:rPr>
        <w:instrText xml:space="preserve"> ADDIN EN.CITE &lt;EndNote&gt;&lt;Cite&gt;&lt;Author&gt;Dickey&lt;/Author&gt;&lt;Year&gt;1979&lt;/Year&gt;&lt;RecNum&gt;18&lt;/RecNum&gt;&lt;DisplayText&gt;(6)&lt;/DisplayText&gt;&lt;record&gt;&lt;rec-number&gt;18&lt;/rec-number&gt;&lt;foreign-keys&gt;&lt;key app="EN" db-id="d2awtv0fftewv3eppa3xfdr0t9sfzrwz2txv" timestamp="0"&gt;18&lt;/key&gt;&lt;/foreign-keys&gt;&lt;ref-type name="Journal Article"&gt;17&lt;/ref-type&gt;&lt;contributors&gt;&lt;authors&gt;&lt;author&gt;Dickey, David A&lt;/author&gt;&lt;author&gt;Fuller, Wayne A&lt;/author&gt;&lt;/authors&gt;&lt;/contributors&gt;&lt;titles&gt;&lt;title&gt;Distribution of the estimators for autoregressive time series with a unit root&lt;/title&gt;&lt;secondary-title&gt;Journal of the American statistical association&lt;/secondary-title&gt;&lt;/titles&gt;&lt;pages&gt;427-431&lt;/pages&gt;&lt;volume&gt;74&lt;/volume&gt;&lt;number&gt;366a&lt;/number&gt;&lt;dates&gt;&lt;year&gt;1979&lt;/year&gt;&lt;/dates&gt;&lt;publisher&gt;Taylor &amp;amp; Francis&lt;/publisher&gt;&lt;label&gt;dickey1979distribution&lt;/label&gt;&lt;urls&gt;&lt;/urls&gt;&lt;/record&gt;&lt;/Cite&gt;&lt;/EndNote&gt;</w:instrText>
      </w:r>
      <w:r w:rsidRPr="00E0424F">
        <w:rPr>
          <w:rFonts w:ascii="Times New Roman" w:eastAsiaTheme="minorEastAsia" w:hAnsi="Times New Roman" w:cs="Times New Roman"/>
          <w:sz w:val="24"/>
          <w:szCs w:val="24"/>
        </w:rPr>
        <w:fldChar w:fldCharType="separate"/>
      </w:r>
      <w:r w:rsidRPr="00E0424F">
        <w:rPr>
          <w:rFonts w:ascii="Times New Roman" w:eastAsiaTheme="minorEastAsia" w:hAnsi="Times New Roman" w:cs="Times New Roman"/>
          <w:noProof/>
          <w:sz w:val="24"/>
          <w:szCs w:val="24"/>
        </w:rPr>
        <w:t>(6)</w:t>
      </w:r>
      <w:r w:rsidRPr="00E0424F">
        <w:rPr>
          <w:rFonts w:ascii="Times New Roman" w:eastAsiaTheme="minorEastAsia" w:hAnsi="Times New Roman" w:cs="Times New Roman"/>
          <w:sz w:val="24"/>
          <w:szCs w:val="24"/>
        </w:rPr>
        <w:fldChar w:fldCharType="end"/>
      </w:r>
      <w:r w:rsidRPr="00E0424F">
        <w:rPr>
          <w:rFonts w:ascii="Times New Roman" w:eastAsiaTheme="minorEastAsia" w:hAnsi="Times New Roman" w:cs="Times New Roman"/>
          <w:sz w:val="24"/>
          <w:szCs w:val="24"/>
        </w:rPr>
        <w:t>, which tests the serial autocorrelation of the process (the null hypothesis is of no autocorrelation).</w:t>
      </w:r>
    </w:p>
    <w:p w14:paraId="283B9622" w14:textId="77777777" w:rsidR="00B84E37" w:rsidRPr="00E0424F" w:rsidRDefault="00B84E37" w:rsidP="00B84E37">
      <w:pPr>
        <w:ind w:firstLine="720"/>
        <w:jc w:val="both"/>
        <w:rPr>
          <w:rFonts w:ascii="Times New Roman" w:eastAsiaTheme="minorEastAsia" w:hAnsi="Times New Roman" w:cs="Times New Roman"/>
          <w:sz w:val="24"/>
          <w:szCs w:val="24"/>
        </w:rPr>
      </w:pPr>
      <w:r w:rsidRPr="00E0424F">
        <w:rPr>
          <w:rFonts w:ascii="Times New Roman" w:eastAsiaTheme="minorEastAsia" w:hAnsi="Times New Roman" w:cs="Times New Roman"/>
          <w:b/>
          <w:sz w:val="24"/>
          <w:szCs w:val="24"/>
        </w:rPr>
        <w:t>Spurious regression.</w:t>
      </w:r>
      <w:r w:rsidRPr="00E0424F">
        <w:rPr>
          <w:rFonts w:ascii="Times New Roman" w:eastAsiaTheme="minorEastAsia" w:hAnsi="Times New Roman" w:cs="Times New Roman"/>
          <w:sz w:val="24"/>
          <w:szCs w:val="24"/>
        </w:rPr>
        <w:t xml:space="preserve"> Refers to the misleading behavior of the</w:t>
      </w:r>
      <w:r w:rsidR="008F5245">
        <w:rPr>
          <w:rFonts w:ascii="Times New Roman" w:eastAsiaTheme="minorEastAsia" w:hAnsi="Times New Roman" w:cs="Times New Roman"/>
          <w:sz w:val="24"/>
          <w:szCs w:val="24"/>
        </w:rPr>
        <w:t xml:space="preserve"> </w:t>
      </w:r>
      <w:r w:rsidRPr="00E0424F">
        <w:rPr>
          <w:rFonts w:ascii="Times New Roman" w:eastAsiaTheme="minorEastAsia" w:hAnsi="Times New Roman" w:cs="Times New Roman"/>
          <w:sz w:val="24"/>
          <w:szCs w:val="24"/>
        </w:rPr>
        <w:t>conventional correlation coefficient</w:t>
      </w:r>
      <w:r w:rsidR="008F5245">
        <w:rPr>
          <w:rFonts w:ascii="Times New Roman" w:eastAsiaTheme="minorEastAsia" w:hAnsi="Times New Roman" w:cs="Times New Roman"/>
          <w:sz w:val="24"/>
          <w:szCs w:val="24"/>
        </w:rPr>
        <w:t xml:space="preserve"> </w:t>
      </w:r>
      <w:del w:id="4" w:author="Soren Kjaergaard" w:date="2019-06-28T15:20:00Z">
        <w:r w:rsidRPr="00E0424F" w:rsidDel="008F5245">
          <w:rPr>
            <w:rFonts w:ascii="Times New Roman" w:eastAsiaTheme="minorEastAsia" w:hAnsi="Times New Roman" w:cs="Times New Roman"/>
            <w:sz w:val="24"/>
            <w:szCs w:val="24"/>
          </w:rPr>
          <w:delText xml:space="preserve"> </w:delText>
        </w:r>
      </w:del>
      <w:r w:rsidRPr="00E0424F">
        <w:rPr>
          <w:rFonts w:ascii="Times New Roman" w:eastAsiaTheme="minorEastAsia" w:hAnsi="Times New Roman" w:cs="Times New Roman"/>
          <w:sz w:val="24"/>
          <w:szCs w:val="24"/>
        </w:rPr>
        <w:t>when two variables under study are</w:t>
      </w:r>
      <w:ins w:id="5" w:author="Soren Kjaergaard" w:date="2019-06-28T15:20:00Z">
        <w:r w:rsidR="008F5245">
          <w:rPr>
            <w:rFonts w:ascii="Times New Roman" w:eastAsiaTheme="minorEastAsia" w:hAnsi="Times New Roman" w:cs="Times New Roman"/>
            <w:sz w:val="24"/>
            <w:szCs w:val="24"/>
          </w:rPr>
          <w:t xml:space="preserve"> independent random walks</w:t>
        </w:r>
      </w:ins>
      <w:r w:rsidRPr="00E0424F">
        <w:rPr>
          <w:rFonts w:ascii="Times New Roman" w:eastAsiaTheme="minorEastAsia" w:hAnsi="Times New Roman" w:cs="Times New Roman"/>
          <w:sz w:val="24"/>
          <w:szCs w:val="24"/>
        </w:rPr>
        <w:t xml:space="preserve"> </w:t>
      </w:r>
      <w:del w:id="6" w:author="Soren Kjaergaard" w:date="2019-06-28T15:20:00Z">
        <w:r w:rsidRPr="00E0424F" w:rsidDel="008F5245">
          <w:rPr>
            <w:rFonts w:ascii="Times New Roman" w:eastAsiaTheme="minorEastAsia" w:hAnsi="Times New Roman" w:cs="Times New Roman"/>
            <w:sz w:val="24"/>
            <w:szCs w:val="24"/>
          </w:rPr>
          <w:delText xml:space="preserve">integrated </w:delText>
        </w:r>
      </w:del>
      <w:r w:rsidRPr="00E0424F">
        <w:rPr>
          <w:rFonts w:ascii="Times New Roman" w:eastAsiaTheme="minorEastAsia" w:hAnsi="Times New Roman" w:cs="Times New Roman"/>
          <w:sz w:val="24"/>
          <w:szCs w:val="24"/>
        </w:rPr>
        <w:fldChar w:fldCharType="begin"/>
      </w:r>
      <w:r w:rsidRPr="00E0424F">
        <w:rPr>
          <w:rFonts w:ascii="Times New Roman" w:eastAsiaTheme="minorEastAsia" w:hAnsi="Times New Roman" w:cs="Times New Roman"/>
          <w:sz w:val="24"/>
          <w:szCs w:val="24"/>
        </w:rPr>
        <w:instrText xml:space="preserve"> ADDIN EN.CITE &lt;EndNote&gt;&lt;Cite&gt;&lt;Author&gt;Yule&lt;/Author&gt;&lt;Year&gt;1926&lt;/Year&gt;&lt;RecNum&gt;31&lt;/RecNum&gt;&lt;DisplayText&gt;(7)&lt;/DisplayText&gt;&lt;record&gt;&lt;rec-number&gt;31&lt;/rec-number&gt;&lt;foreign-keys&gt;&lt;key app="EN" db-id="d2awtv0fftewv3eppa3xfdr0t9sfzrwz2txv" timestamp="0"&gt;31&lt;/key&gt;&lt;/foreign-keys&gt;&lt;ref-type name="Journal Article"&gt;17&lt;/ref-type&gt;&lt;contributors&gt;&lt;authors&gt;&lt;author&gt;Yule, G Udny&lt;/author&gt;&lt;/authors&gt;&lt;/contributors&gt;&lt;titles&gt;&lt;title&gt;Why do we sometimes get nonsense-correlations between Time-Series?-a study in sampling and the nature of time-series&lt;/title&gt;&lt;secondary-title&gt;Journal of the royal statistical society&lt;/secondary-title&gt;&lt;/titles&gt;&lt;pages&gt;1-63&lt;/pages&gt;&lt;volume&gt;89&lt;/volume&gt;&lt;number&gt;1&lt;/number&gt;&lt;dates&gt;&lt;year&gt;1926&lt;/year&gt;&lt;/dates&gt;&lt;publisher&gt;JSTOR&lt;/publisher&gt;&lt;label&gt;yule1926we&lt;/label&gt;&lt;urls&gt;&lt;/urls&gt;&lt;/record&gt;&lt;/Cite&gt;&lt;/EndNote&gt;</w:instrText>
      </w:r>
      <w:r w:rsidRPr="00E0424F">
        <w:rPr>
          <w:rFonts w:ascii="Times New Roman" w:eastAsiaTheme="minorEastAsia" w:hAnsi="Times New Roman" w:cs="Times New Roman"/>
          <w:sz w:val="24"/>
          <w:szCs w:val="24"/>
        </w:rPr>
        <w:fldChar w:fldCharType="separate"/>
      </w:r>
      <w:r w:rsidRPr="00E0424F">
        <w:rPr>
          <w:rFonts w:ascii="Times New Roman" w:eastAsiaTheme="minorEastAsia" w:hAnsi="Times New Roman" w:cs="Times New Roman"/>
          <w:noProof/>
          <w:sz w:val="24"/>
          <w:szCs w:val="24"/>
        </w:rPr>
        <w:t>(7)</w:t>
      </w:r>
      <w:r w:rsidRPr="00E0424F">
        <w:rPr>
          <w:rFonts w:ascii="Times New Roman" w:eastAsiaTheme="minorEastAsia" w:hAnsi="Times New Roman" w:cs="Times New Roman"/>
          <w:sz w:val="24"/>
          <w:szCs w:val="24"/>
        </w:rPr>
        <w:fldChar w:fldCharType="end"/>
      </w:r>
      <w:r w:rsidRPr="00E0424F">
        <w:rPr>
          <w:rFonts w:ascii="Times New Roman" w:eastAsiaTheme="minorEastAsia" w:hAnsi="Times New Roman" w:cs="Times New Roman"/>
          <w:sz w:val="24"/>
          <w:szCs w:val="24"/>
        </w:rPr>
        <w:t xml:space="preserve">, </w:t>
      </w:r>
      <w:del w:id="7" w:author="Soren Kjaergaard" w:date="2019-06-28T15:20:00Z">
        <w:r w:rsidRPr="00E0424F" w:rsidDel="008F5245">
          <w:rPr>
            <w:rFonts w:ascii="Times New Roman" w:eastAsiaTheme="minorEastAsia" w:hAnsi="Times New Roman" w:cs="Times New Roman"/>
            <w:sz w:val="24"/>
            <w:szCs w:val="24"/>
          </w:rPr>
          <w:delText>which</w:delText>
        </w:r>
      </w:del>
      <w:ins w:id="8" w:author="Soren Kjaergaard" w:date="2019-06-28T15:21:00Z">
        <w:r w:rsidR="008F5245">
          <w:rPr>
            <w:rFonts w:ascii="Times New Roman" w:eastAsiaTheme="minorEastAsia" w:hAnsi="Times New Roman" w:cs="Times New Roman"/>
            <w:sz w:val="24"/>
            <w:szCs w:val="24"/>
          </w:rPr>
          <w:t>which analy</w:t>
        </w:r>
      </w:ins>
      <w:ins w:id="9" w:author="BASELLINI Ugofilippo" w:date="2019-07-04T15:03:00Z">
        <w:r w:rsidR="00107B9D">
          <w:rPr>
            <w:rFonts w:ascii="Times New Roman" w:eastAsiaTheme="minorEastAsia" w:hAnsi="Times New Roman" w:cs="Times New Roman"/>
            <w:sz w:val="24"/>
            <w:szCs w:val="24"/>
          </w:rPr>
          <w:t>z</w:t>
        </w:r>
      </w:ins>
      <w:ins w:id="10" w:author="Soren Kjaergaard" w:date="2019-06-28T15:21:00Z">
        <w:del w:id="11" w:author="BASELLINI Ugofilippo" w:date="2019-07-04T15:03:00Z">
          <w:r w:rsidR="008F5245" w:rsidDel="00107B9D">
            <w:rPr>
              <w:rFonts w:ascii="Times New Roman" w:eastAsiaTheme="minorEastAsia" w:hAnsi="Times New Roman" w:cs="Times New Roman"/>
              <w:sz w:val="24"/>
              <w:szCs w:val="24"/>
            </w:rPr>
            <w:delText>s</w:delText>
          </w:r>
        </w:del>
        <w:r w:rsidR="008F5245">
          <w:rPr>
            <w:rFonts w:ascii="Times New Roman" w:eastAsiaTheme="minorEastAsia" w:hAnsi="Times New Roman" w:cs="Times New Roman"/>
            <w:sz w:val="24"/>
            <w:szCs w:val="24"/>
          </w:rPr>
          <w:t xml:space="preserve">ed with conventional methods </w:t>
        </w:r>
      </w:ins>
      <w:del w:id="12" w:author="Soren Kjaergaard" w:date="2019-06-28T15:21:00Z">
        <w:r w:rsidRPr="00E0424F" w:rsidDel="008F5245">
          <w:rPr>
            <w:rFonts w:ascii="Times New Roman" w:eastAsiaTheme="minorEastAsia" w:hAnsi="Times New Roman" w:cs="Times New Roman"/>
            <w:sz w:val="24"/>
            <w:szCs w:val="24"/>
          </w:rPr>
          <w:delText xml:space="preserve"> </w:delText>
        </w:r>
      </w:del>
      <w:r w:rsidRPr="00E0424F">
        <w:rPr>
          <w:rFonts w:ascii="Times New Roman" w:eastAsiaTheme="minorEastAsia" w:hAnsi="Times New Roman" w:cs="Times New Roman"/>
          <w:sz w:val="24"/>
          <w:szCs w:val="24"/>
        </w:rPr>
        <w:t xml:space="preserve">could lead to wrong inferences following standard regression procedures </w:t>
      </w:r>
      <w:r w:rsidRPr="00E0424F">
        <w:rPr>
          <w:rFonts w:ascii="Times New Roman" w:eastAsiaTheme="minorEastAsia" w:hAnsi="Times New Roman" w:cs="Times New Roman"/>
          <w:sz w:val="24"/>
          <w:szCs w:val="24"/>
        </w:rPr>
        <w:fldChar w:fldCharType="begin"/>
      </w:r>
      <w:r w:rsidRPr="00E0424F">
        <w:rPr>
          <w:rFonts w:ascii="Times New Roman" w:eastAsiaTheme="minorEastAsia" w:hAnsi="Times New Roman" w:cs="Times New Roman"/>
          <w:sz w:val="24"/>
          <w:szCs w:val="24"/>
        </w:rPr>
        <w:instrText xml:space="preserve"> ADDIN EN.CITE &lt;EndNote&gt;&lt;Cite&gt;&lt;Author&gt;Granger&lt;/Author&gt;&lt;Year&gt;1974&lt;/Year&gt;&lt;RecNum&gt;16&lt;/RecNum&gt;&lt;DisplayText&gt;(8)&lt;/DisplayText&gt;&lt;record&gt;&lt;rec-number&gt;16&lt;/rec-number&gt;&lt;foreign-keys&gt;&lt;key app="EN" db-id="d2awtv0fftewv3eppa3xfdr0t9sfzrwz2txv" timestamp="0"&gt;16&lt;/key&gt;&lt;/foreign-keys&gt;&lt;ref-type name="Journal Article"&gt;17&lt;/ref-type&gt;&lt;contributors&gt;&lt;authors&gt;&lt;author&gt;Granger, Clive WJ&lt;/author&gt;&lt;author&gt;Newbold, Paul&lt;/author&gt;&lt;/authors&gt;&lt;/contributors&gt;&lt;titles&gt;&lt;title&gt;Spurious regressions in econometrics&lt;/title&gt;&lt;secondary-title&gt;Journal of econometrics&lt;/secondary-title&gt;&lt;/titles&gt;&lt;pages&gt;111-120&lt;/pages&gt;&lt;volume&gt;2&lt;/volume&gt;&lt;number&gt;2&lt;/number&gt;&lt;dates&gt;&lt;year&gt;1974&lt;/year&gt;&lt;/dates&gt;&lt;publisher&gt;Elsevier&lt;/publisher&gt;&lt;label&gt;granger1974spurious&lt;/label&gt;&lt;urls&gt;&lt;/urls&gt;&lt;/record&gt;&lt;/Cite&gt;&lt;/EndNote&gt;</w:instrText>
      </w:r>
      <w:r w:rsidRPr="00E0424F">
        <w:rPr>
          <w:rFonts w:ascii="Times New Roman" w:eastAsiaTheme="minorEastAsia" w:hAnsi="Times New Roman" w:cs="Times New Roman"/>
          <w:sz w:val="24"/>
          <w:szCs w:val="24"/>
        </w:rPr>
        <w:fldChar w:fldCharType="separate"/>
      </w:r>
      <w:r w:rsidRPr="00E0424F">
        <w:rPr>
          <w:rFonts w:ascii="Times New Roman" w:eastAsiaTheme="minorEastAsia" w:hAnsi="Times New Roman" w:cs="Times New Roman"/>
          <w:noProof/>
          <w:sz w:val="24"/>
          <w:szCs w:val="24"/>
        </w:rPr>
        <w:t>(8)</w:t>
      </w:r>
      <w:r w:rsidRPr="00E0424F">
        <w:rPr>
          <w:rFonts w:ascii="Times New Roman" w:eastAsiaTheme="minorEastAsia" w:hAnsi="Times New Roman" w:cs="Times New Roman"/>
          <w:sz w:val="24"/>
          <w:szCs w:val="24"/>
        </w:rPr>
        <w:fldChar w:fldCharType="end"/>
      </w:r>
      <w:r w:rsidRPr="00E0424F">
        <w:rPr>
          <w:rFonts w:ascii="Times New Roman" w:eastAsiaTheme="minorEastAsia" w:hAnsi="Times New Roman" w:cs="Times New Roman"/>
          <w:sz w:val="24"/>
          <w:szCs w:val="24"/>
        </w:rPr>
        <w:t xml:space="preserve">. For instance, the upward trend of </w:t>
      </w:r>
      <w:r w:rsidRPr="00E0424F">
        <w:rPr>
          <w:rFonts w:ascii="Times New Roman" w:hAnsi="Times New Roman" w:cs="Times New Roman"/>
          <w:i/>
          <w:sz w:val="24"/>
          <w:szCs w:val="24"/>
        </w:rPr>
        <w:t>e</w:t>
      </w:r>
      <w:r w:rsidRPr="00E0424F">
        <w:rPr>
          <w:rFonts w:ascii="Times New Roman" w:hAnsi="Times New Roman" w:cs="Times New Roman"/>
          <w:sz w:val="24"/>
          <w:szCs w:val="24"/>
          <w:vertAlign w:val="subscript"/>
        </w:rPr>
        <w:t xml:space="preserve">0 </w:t>
      </w:r>
      <w:r w:rsidRPr="00E0424F">
        <w:rPr>
          <w:rFonts w:ascii="Times New Roman" w:hAnsi="Times New Roman" w:cs="Times New Roman"/>
          <w:sz w:val="24"/>
          <w:szCs w:val="24"/>
        </w:rPr>
        <w:t xml:space="preserve">and </w:t>
      </w:r>
      <m:oMath>
        <m:r>
          <w:rPr>
            <w:rFonts w:ascii="Cambria Math" w:hAnsi="Cambria Math" w:cs="Times New Roman"/>
            <w:sz w:val="24"/>
            <w:szCs w:val="24"/>
          </w:rPr>
          <m:t>η</m:t>
        </m:r>
      </m:oMath>
      <w:r w:rsidRPr="00E0424F">
        <w:rPr>
          <w:rFonts w:ascii="Times New Roman" w:eastAsiaTheme="minorEastAsia" w:hAnsi="Times New Roman" w:cs="Times New Roman"/>
          <w:sz w:val="24"/>
          <w:szCs w:val="24"/>
        </w:rPr>
        <w:t xml:space="preserve"> suggests that both variables are non-stationary and could be driven by different random processes. If this was the case, inferences from regression models of </w:t>
      </w:r>
      <w:r w:rsidRPr="00E0424F">
        <w:rPr>
          <w:rFonts w:ascii="Times New Roman" w:hAnsi="Times New Roman" w:cs="Times New Roman"/>
          <w:i/>
          <w:sz w:val="24"/>
          <w:szCs w:val="24"/>
        </w:rPr>
        <w:t>e</w:t>
      </w:r>
      <w:r w:rsidRPr="00E0424F">
        <w:rPr>
          <w:rFonts w:ascii="Times New Roman" w:hAnsi="Times New Roman" w:cs="Times New Roman"/>
          <w:sz w:val="24"/>
          <w:szCs w:val="24"/>
          <w:vertAlign w:val="subscript"/>
        </w:rPr>
        <w:t xml:space="preserve">0 </w:t>
      </w:r>
      <w:r w:rsidRPr="00E0424F">
        <w:rPr>
          <w:rFonts w:ascii="Times New Roman" w:hAnsi="Times New Roman" w:cs="Times New Roman"/>
          <w:sz w:val="24"/>
          <w:szCs w:val="24"/>
        </w:rPr>
        <w:t xml:space="preserve">and </w:t>
      </w:r>
      <m:oMath>
        <m:r>
          <w:rPr>
            <w:rFonts w:ascii="Cambria Math" w:hAnsi="Cambria Math" w:cs="Times New Roman"/>
            <w:sz w:val="24"/>
            <w:szCs w:val="24"/>
          </w:rPr>
          <m:t>η</m:t>
        </m:r>
      </m:oMath>
      <w:r w:rsidRPr="00E0424F">
        <w:rPr>
          <w:rFonts w:ascii="Times New Roman" w:eastAsiaTheme="minorEastAsia" w:hAnsi="Times New Roman" w:cs="Times New Roman"/>
          <w:sz w:val="24"/>
          <w:szCs w:val="24"/>
        </w:rPr>
        <w:t xml:space="preserve"> would be misleading, including the Pearson correlation coefficient. </w:t>
      </w:r>
    </w:p>
    <w:p w14:paraId="10FB5AB0" w14:textId="77777777" w:rsidR="00B84E37" w:rsidRPr="00E0424F" w:rsidRDefault="00B84E37" w:rsidP="00B84E37">
      <w:pPr>
        <w:ind w:firstLine="720"/>
        <w:jc w:val="both"/>
        <w:rPr>
          <w:rFonts w:ascii="Times New Roman" w:eastAsiaTheme="minorEastAsia" w:hAnsi="Times New Roman" w:cs="Times New Roman"/>
          <w:sz w:val="24"/>
          <w:szCs w:val="24"/>
        </w:rPr>
      </w:pPr>
      <w:r w:rsidRPr="00E0424F">
        <w:rPr>
          <w:rFonts w:ascii="Times New Roman" w:eastAsiaTheme="minorEastAsia" w:hAnsi="Times New Roman" w:cs="Times New Roman"/>
          <w:sz w:val="24"/>
          <w:szCs w:val="24"/>
        </w:rPr>
        <w:t xml:space="preserve">In general, regression models for integrated variables could give spurious results. Several ways exist to detect and overcome spurious regressions in order to correctly analyze the relationship between two integrated variables </w:t>
      </w:r>
      <w:r w:rsidRPr="00E0424F">
        <w:rPr>
          <w:rFonts w:ascii="Times New Roman" w:eastAsiaTheme="minorEastAsia" w:hAnsi="Times New Roman" w:cs="Times New Roman"/>
          <w:sz w:val="24"/>
          <w:szCs w:val="24"/>
        </w:rPr>
        <w:fldChar w:fldCharType="begin"/>
      </w:r>
      <w:r w:rsidRPr="00E0424F">
        <w:rPr>
          <w:rFonts w:ascii="Times New Roman" w:eastAsiaTheme="minorEastAsia" w:hAnsi="Times New Roman" w:cs="Times New Roman"/>
          <w:sz w:val="24"/>
          <w:szCs w:val="24"/>
        </w:rPr>
        <w:instrText xml:space="preserve"> ADDIN EN.CITE &lt;EndNote&gt;&lt;Cite&gt;&lt;Author&gt;Hendry&lt;/Author&gt;&lt;Year&gt;2004&lt;/Year&gt;&lt;RecNum&gt;30&lt;/RecNum&gt;&lt;DisplayText&gt;(9)&lt;/DisplayText&gt;&lt;record&gt;&lt;rec-number&gt;30&lt;/rec-number&gt;&lt;foreign-keys&gt;&lt;key app="EN" db-id="d2awtv0fftewv3eppa3xfdr0t9sfzrwz2txv" timestamp="0"&gt;30&lt;/key&gt;&lt;/foreign-keys&gt;&lt;ref-type name="Journal Article"&gt;17&lt;/ref-type&gt;&lt;contributors&gt;&lt;authors&gt;&lt;author&gt;Hendry, David F&lt;/author&gt;&lt;/authors&gt;&lt;/contributors&gt;&lt;titles&gt;&lt;title&gt;The nobel memorial prize for clive wj granger&lt;/title&gt;&lt;secondary-title&gt;The Scandinavian Journal of Economics&lt;/secondary-title&gt;&lt;/titles&gt;&lt;pages&gt;187-213&lt;/pages&gt;&lt;volume&gt;106&lt;/volume&gt;&lt;number&gt;2&lt;/number&gt;&lt;dates&gt;&lt;year&gt;2004&lt;/year&gt;&lt;/dates&gt;&lt;publisher&gt;Wiley Online Library&lt;/publisher&gt;&lt;label&gt;hendry2004nobel&lt;/label&gt;&lt;urls&gt;&lt;/urls&gt;&lt;/record&gt;&lt;/Cite&gt;&lt;/EndNote&gt;</w:instrText>
      </w:r>
      <w:r w:rsidRPr="00E0424F">
        <w:rPr>
          <w:rFonts w:ascii="Times New Roman" w:eastAsiaTheme="minorEastAsia" w:hAnsi="Times New Roman" w:cs="Times New Roman"/>
          <w:sz w:val="24"/>
          <w:szCs w:val="24"/>
        </w:rPr>
        <w:fldChar w:fldCharType="separate"/>
      </w:r>
      <w:r w:rsidRPr="00E0424F">
        <w:rPr>
          <w:rFonts w:ascii="Times New Roman" w:eastAsiaTheme="minorEastAsia" w:hAnsi="Times New Roman" w:cs="Times New Roman"/>
          <w:noProof/>
          <w:sz w:val="24"/>
          <w:szCs w:val="24"/>
        </w:rPr>
        <w:t>(9)</w:t>
      </w:r>
      <w:r w:rsidRPr="00E0424F">
        <w:rPr>
          <w:rFonts w:ascii="Times New Roman" w:eastAsiaTheme="minorEastAsia" w:hAnsi="Times New Roman" w:cs="Times New Roman"/>
          <w:sz w:val="24"/>
          <w:szCs w:val="24"/>
        </w:rPr>
        <w:fldChar w:fldCharType="end"/>
      </w:r>
      <w:r w:rsidRPr="00E0424F">
        <w:rPr>
          <w:rFonts w:ascii="Times New Roman" w:eastAsiaTheme="minorEastAsia" w:hAnsi="Times New Roman" w:cs="Times New Roman"/>
          <w:sz w:val="24"/>
          <w:szCs w:val="24"/>
        </w:rPr>
        <w:t>.  One way to detect a warning signal of spurious regression is if the squared coefficient of determination (</w:t>
      </w:r>
      <w:r w:rsidRPr="00E0424F">
        <w:rPr>
          <w:rFonts w:ascii="Times New Roman" w:eastAsiaTheme="minorEastAsia" w:hAnsi="Times New Roman" w:cs="Times New Roman"/>
          <w:i/>
          <w:sz w:val="24"/>
          <w:szCs w:val="24"/>
        </w:rPr>
        <w:t>R</w:t>
      </w:r>
      <w:r w:rsidRPr="00E0424F">
        <w:rPr>
          <w:rFonts w:ascii="Times New Roman" w:eastAsiaTheme="minorEastAsia" w:hAnsi="Times New Roman" w:cs="Times New Roman"/>
          <w:i/>
          <w:sz w:val="24"/>
          <w:szCs w:val="24"/>
          <w:vertAlign w:val="superscript"/>
        </w:rPr>
        <w:t>2</w:t>
      </w:r>
      <w:r w:rsidRPr="00E0424F">
        <w:rPr>
          <w:rFonts w:ascii="Times New Roman" w:eastAsiaTheme="minorEastAsia" w:hAnsi="Times New Roman" w:cs="Times New Roman"/>
          <w:sz w:val="24"/>
          <w:szCs w:val="24"/>
        </w:rPr>
        <w:t>) is greater than the Durbin-Watson statistic (</w:t>
      </w:r>
      <w:r w:rsidRPr="00E0424F">
        <w:rPr>
          <w:rFonts w:ascii="Times New Roman" w:eastAsiaTheme="minorEastAsia" w:hAnsi="Times New Roman" w:cs="Times New Roman"/>
          <w:i/>
          <w:sz w:val="24"/>
          <w:szCs w:val="24"/>
        </w:rPr>
        <w:t>D-W</w:t>
      </w:r>
      <w:r w:rsidRPr="00E0424F">
        <w:rPr>
          <w:rFonts w:ascii="Times New Roman" w:eastAsiaTheme="minorEastAsia" w:hAnsi="Times New Roman" w:cs="Times New Roman"/>
          <w:sz w:val="24"/>
          <w:szCs w:val="24"/>
        </w:rPr>
        <w:t xml:space="preserve">) when regressing two variables on each other </w:t>
      </w:r>
      <w:r w:rsidRPr="00E0424F">
        <w:rPr>
          <w:rFonts w:ascii="Times New Roman" w:eastAsiaTheme="minorEastAsia" w:hAnsi="Times New Roman" w:cs="Times New Roman"/>
          <w:sz w:val="24"/>
          <w:szCs w:val="24"/>
        </w:rPr>
        <w:fldChar w:fldCharType="begin"/>
      </w:r>
      <w:r w:rsidRPr="00E0424F">
        <w:rPr>
          <w:rFonts w:ascii="Times New Roman" w:eastAsiaTheme="minorEastAsia" w:hAnsi="Times New Roman" w:cs="Times New Roman"/>
          <w:sz w:val="24"/>
          <w:szCs w:val="24"/>
        </w:rPr>
        <w:instrText xml:space="preserve"> ADDIN EN.CITE &lt;EndNote&gt;&lt;Cite&gt;&lt;Author&gt;Granger&lt;/Author&gt;&lt;Year&gt;1974&lt;/Year&gt;&lt;RecNum&gt;16&lt;/RecNum&gt;&lt;DisplayText&gt;(8)&lt;/DisplayText&gt;&lt;record&gt;&lt;rec-number&gt;16&lt;/rec-number&gt;&lt;foreign-keys&gt;&lt;key app="EN" db-id="d2awtv0fftewv3eppa3xfdr0t9sfzrwz2txv" timestamp="0"&gt;16&lt;/key&gt;&lt;/foreign-keys&gt;&lt;ref-type name="Journal Article"&gt;17&lt;/ref-type&gt;&lt;contributors&gt;&lt;authors&gt;&lt;author&gt;Granger, Clive WJ&lt;/author&gt;&lt;author&gt;Newbold, Paul&lt;/author&gt;&lt;/authors&gt;&lt;/contributors&gt;&lt;titles&gt;&lt;title&gt;Spurious regressions in econometrics&lt;/title&gt;&lt;secondary-title&gt;Journal of econometrics&lt;/secondary-title&gt;&lt;/titles&gt;&lt;pages&gt;111-120&lt;/pages&gt;&lt;volume&gt;2&lt;/volume&gt;&lt;number&gt;2&lt;/number&gt;&lt;dates&gt;&lt;year&gt;1974&lt;/year&gt;&lt;/dates&gt;&lt;publisher&gt;Elsevier&lt;/publisher&gt;&lt;label&gt;granger1974spurious&lt;/label&gt;&lt;urls&gt;&lt;/urls&gt;&lt;/record&gt;&lt;/Cite&gt;&lt;/EndNote&gt;</w:instrText>
      </w:r>
      <w:r w:rsidRPr="00E0424F">
        <w:rPr>
          <w:rFonts w:ascii="Times New Roman" w:eastAsiaTheme="minorEastAsia" w:hAnsi="Times New Roman" w:cs="Times New Roman"/>
          <w:sz w:val="24"/>
          <w:szCs w:val="24"/>
        </w:rPr>
        <w:fldChar w:fldCharType="separate"/>
      </w:r>
      <w:r w:rsidRPr="00E0424F">
        <w:rPr>
          <w:rFonts w:ascii="Times New Roman" w:eastAsiaTheme="minorEastAsia" w:hAnsi="Times New Roman" w:cs="Times New Roman"/>
          <w:noProof/>
          <w:sz w:val="24"/>
          <w:szCs w:val="24"/>
        </w:rPr>
        <w:t>(8)</w:t>
      </w:r>
      <w:r w:rsidRPr="00E0424F">
        <w:rPr>
          <w:rFonts w:ascii="Times New Roman" w:eastAsiaTheme="minorEastAsia" w:hAnsi="Times New Roman" w:cs="Times New Roman"/>
          <w:sz w:val="24"/>
          <w:szCs w:val="24"/>
        </w:rPr>
        <w:fldChar w:fldCharType="end"/>
      </w:r>
      <w:r w:rsidRPr="00E0424F">
        <w:rPr>
          <w:rFonts w:ascii="Times New Roman" w:eastAsiaTheme="minorEastAsia" w:hAnsi="Times New Roman" w:cs="Times New Roman"/>
          <w:sz w:val="24"/>
          <w:szCs w:val="24"/>
        </w:rPr>
        <w:t xml:space="preserve">. Figure A.1 shows a scatterplot of the </w:t>
      </w:r>
      <w:r w:rsidRPr="00E0424F">
        <w:rPr>
          <w:rFonts w:ascii="Times New Roman" w:eastAsiaTheme="minorEastAsia" w:hAnsi="Times New Roman" w:cs="Times New Roman"/>
          <w:i/>
          <w:sz w:val="24"/>
          <w:szCs w:val="24"/>
        </w:rPr>
        <w:t>R</w:t>
      </w:r>
      <w:r w:rsidRPr="00E0424F">
        <w:rPr>
          <w:rFonts w:ascii="Times New Roman" w:eastAsiaTheme="minorEastAsia" w:hAnsi="Times New Roman" w:cs="Times New Roman"/>
          <w:i/>
          <w:sz w:val="24"/>
          <w:szCs w:val="24"/>
          <w:vertAlign w:val="superscript"/>
        </w:rPr>
        <w:t>2</w:t>
      </w:r>
      <w:r w:rsidRPr="00E0424F">
        <w:rPr>
          <w:rFonts w:ascii="Times New Roman" w:eastAsiaTheme="minorEastAsia" w:hAnsi="Times New Roman" w:cs="Times New Roman"/>
          <w:sz w:val="24"/>
          <w:szCs w:val="24"/>
        </w:rPr>
        <w:t xml:space="preserve"> and the D-W of a linear regression between life expectancy and lifespan equality for each country by sex. In </w:t>
      </w:r>
      <w:commentRangeStart w:id="13"/>
      <w:r w:rsidRPr="00E0424F">
        <w:rPr>
          <w:rFonts w:ascii="Times New Roman" w:eastAsiaTheme="minorEastAsia" w:hAnsi="Times New Roman" w:cs="Times New Roman"/>
          <w:sz w:val="24"/>
          <w:szCs w:val="24"/>
        </w:rPr>
        <w:t>78.4%</w:t>
      </w:r>
      <w:r w:rsidRPr="00E0424F">
        <w:rPr>
          <w:rStyle w:val="Appelnotedebasdep"/>
          <w:rFonts w:ascii="Times New Roman" w:eastAsiaTheme="minorEastAsia" w:hAnsi="Times New Roman" w:cs="Times New Roman"/>
          <w:sz w:val="24"/>
          <w:szCs w:val="24"/>
        </w:rPr>
        <w:footnoteReference w:id="1"/>
      </w:r>
      <w:r w:rsidRPr="00E0424F">
        <w:rPr>
          <w:rFonts w:ascii="Times New Roman" w:eastAsiaTheme="minorEastAsia" w:hAnsi="Times New Roman" w:cs="Times New Roman"/>
          <w:sz w:val="24"/>
          <w:szCs w:val="24"/>
        </w:rPr>
        <w:t xml:space="preserve"> </w:t>
      </w:r>
      <w:commentRangeEnd w:id="13"/>
      <w:r w:rsidR="00275C3E">
        <w:rPr>
          <w:rStyle w:val="Marquedecommentaire"/>
        </w:rPr>
        <w:commentReference w:id="13"/>
      </w:r>
      <w:r w:rsidRPr="00E0424F">
        <w:rPr>
          <w:rFonts w:ascii="Times New Roman" w:eastAsiaTheme="minorEastAsia" w:hAnsi="Times New Roman" w:cs="Times New Roman"/>
          <w:sz w:val="24"/>
          <w:szCs w:val="24"/>
        </w:rPr>
        <w:t>of the cases, our results detect a signal of spurious regressions (points in the shaded area).</w:t>
      </w:r>
    </w:p>
    <w:p w14:paraId="15D2DE98" w14:textId="77777777" w:rsidR="00B84E37" w:rsidRPr="00E0424F" w:rsidRDefault="00B84E37" w:rsidP="00B84E37">
      <w:pPr>
        <w:ind w:firstLine="720"/>
        <w:jc w:val="both"/>
        <w:rPr>
          <w:rFonts w:ascii="Times New Roman" w:eastAsiaTheme="minorEastAsia" w:hAnsi="Times New Roman" w:cs="Times New Roman"/>
          <w:sz w:val="24"/>
          <w:szCs w:val="24"/>
        </w:rPr>
      </w:pPr>
      <w:r w:rsidRPr="00E0424F">
        <w:rPr>
          <w:rFonts w:ascii="Times New Roman" w:hAnsi="Times New Roman" w:cs="Times New Roman"/>
          <w:noProof/>
          <w:sz w:val="24"/>
          <w:szCs w:val="24"/>
          <w:lang w:val="fr-FR" w:eastAsia="fr-FR"/>
        </w:rPr>
        <w:lastRenderedPageBreak/>
        <w:drawing>
          <wp:anchor distT="0" distB="0" distL="114300" distR="114300" simplePos="0" relativeHeight="251659264" behindDoc="0" locked="0" layoutInCell="1" allowOverlap="1" wp14:anchorId="4BAD7481" wp14:editId="585B50FA">
            <wp:simplePos x="0" y="0"/>
            <wp:positionH relativeFrom="margin">
              <wp:align>center</wp:align>
            </wp:positionH>
            <wp:positionV relativeFrom="paragraph">
              <wp:posOffset>717847</wp:posOffset>
            </wp:positionV>
            <wp:extent cx="4528820" cy="3611245"/>
            <wp:effectExtent l="0" t="0" r="5080" b="825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28820" cy="3611245"/>
                    </a:xfrm>
                    <a:prstGeom prst="rect">
                      <a:avLst/>
                    </a:prstGeom>
                  </pic:spPr>
                </pic:pic>
              </a:graphicData>
            </a:graphic>
            <wp14:sizeRelH relativeFrom="page">
              <wp14:pctWidth>0</wp14:pctWidth>
            </wp14:sizeRelH>
            <wp14:sizeRelV relativeFrom="page">
              <wp14:pctHeight>0</wp14:pctHeight>
            </wp14:sizeRelV>
          </wp:anchor>
        </w:drawing>
      </w:r>
      <w:r w:rsidRPr="00E0424F">
        <w:rPr>
          <w:rFonts w:ascii="Times New Roman" w:hAnsi="Times New Roman" w:cs="Times New Roman"/>
          <w:b/>
          <w:sz w:val="24"/>
          <w:szCs w:val="24"/>
        </w:rPr>
        <w:t>Fig. A.1 Durbin-Watson statistic vs R-squared from regressing life expectancy and lifespan equality</w:t>
      </w:r>
    </w:p>
    <w:p w14:paraId="55B219BA" w14:textId="77777777" w:rsidR="00B84E37" w:rsidRPr="00E0424F" w:rsidRDefault="00B84E37" w:rsidP="00B84E37">
      <w:pPr>
        <w:ind w:firstLine="720"/>
        <w:jc w:val="both"/>
        <w:rPr>
          <w:rFonts w:ascii="Times New Roman" w:eastAsiaTheme="minorEastAsia" w:hAnsi="Times New Roman" w:cs="Times New Roman"/>
          <w:b/>
          <w:sz w:val="24"/>
          <w:szCs w:val="24"/>
        </w:rPr>
      </w:pPr>
    </w:p>
    <w:p w14:paraId="2C91CA5D" w14:textId="77777777" w:rsidR="00B84E37" w:rsidRPr="00E0424F" w:rsidRDefault="00B84E37" w:rsidP="00B84E37">
      <w:pPr>
        <w:ind w:firstLine="720"/>
        <w:jc w:val="both"/>
        <w:rPr>
          <w:rFonts w:ascii="Times New Roman" w:eastAsiaTheme="minorEastAsia" w:hAnsi="Times New Roman" w:cs="Times New Roman"/>
          <w:b/>
          <w:sz w:val="24"/>
          <w:szCs w:val="24"/>
        </w:rPr>
      </w:pPr>
    </w:p>
    <w:p w14:paraId="700D2ACC" w14:textId="77777777" w:rsidR="00E0424F" w:rsidRDefault="00E0424F" w:rsidP="00B84E37">
      <w:pPr>
        <w:ind w:firstLine="720"/>
        <w:jc w:val="both"/>
        <w:rPr>
          <w:rFonts w:ascii="Times New Roman" w:eastAsiaTheme="minorEastAsia" w:hAnsi="Times New Roman" w:cs="Times New Roman"/>
          <w:b/>
          <w:sz w:val="24"/>
          <w:szCs w:val="24"/>
        </w:rPr>
      </w:pPr>
    </w:p>
    <w:p w14:paraId="442FCC38" w14:textId="77777777" w:rsidR="00B84E37" w:rsidRPr="00E0424F" w:rsidRDefault="00B84E37" w:rsidP="00B84E37">
      <w:pPr>
        <w:ind w:firstLine="720"/>
        <w:jc w:val="both"/>
        <w:rPr>
          <w:rFonts w:ascii="Times New Roman" w:eastAsiaTheme="minorEastAsia" w:hAnsi="Times New Roman" w:cs="Times New Roman"/>
          <w:sz w:val="24"/>
          <w:szCs w:val="24"/>
        </w:rPr>
      </w:pPr>
      <w:r w:rsidRPr="00E0424F">
        <w:rPr>
          <w:rFonts w:ascii="Times New Roman" w:eastAsiaTheme="minorEastAsia" w:hAnsi="Times New Roman" w:cs="Times New Roman"/>
          <w:b/>
          <w:sz w:val="24"/>
          <w:szCs w:val="24"/>
        </w:rPr>
        <w:t xml:space="preserve">Stochastic properties of life expectancy and lifespan equality. </w:t>
      </w:r>
      <w:r w:rsidRPr="00E0424F">
        <w:rPr>
          <w:rFonts w:ascii="Times New Roman" w:eastAsiaTheme="minorEastAsia" w:hAnsi="Times New Roman" w:cs="Times New Roman"/>
          <w:sz w:val="24"/>
          <w:szCs w:val="24"/>
        </w:rPr>
        <w:t xml:space="preserve">We analyzed the stochastic properties of </w:t>
      </w:r>
      <w:r w:rsidRPr="00E0424F">
        <w:rPr>
          <w:rFonts w:ascii="Times New Roman" w:hAnsi="Times New Roman" w:cs="Times New Roman"/>
          <w:i/>
          <w:sz w:val="24"/>
          <w:szCs w:val="24"/>
        </w:rPr>
        <w:t>e</w:t>
      </w:r>
      <w:r w:rsidRPr="00E0424F">
        <w:rPr>
          <w:rFonts w:ascii="Times New Roman" w:hAnsi="Times New Roman" w:cs="Times New Roman"/>
          <w:sz w:val="24"/>
          <w:szCs w:val="24"/>
          <w:vertAlign w:val="subscript"/>
        </w:rPr>
        <w:t xml:space="preserve">0 </w:t>
      </w:r>
      <w:r w:rsidRPr="00E0424F">
        <w:rPr>
          <w:rFonts w:ascii="Times New Roman" w:hAnsi="Times New Roman" w:cs="Times New Roman"/>
          <w:sz w:val="24"/>
          <w:szCs w:val="24"/>
        </w:rPr>
        <w:t>and</w:t>
      </w:r>
      <m:oMath>
        <m:r>
          <w:rPr>
            <w:rFonts w:ascii="Cambria Math" w:hAnsi="Cambria Math" w:cs="Times New Roman"/>
            <w:sz w:val="24"/>
            <w:szCs w:val="24"/>
          </w:rPr>
          <m:t xml:space="preserve"> η</m:t>
        </m:r>
      </m:oMath>
      <w:r w:rsidRPr="00E0424F">
        <w:rPr>
          <w:rFonts w:ascii="Times New Roman" w:eastAsiaTheme="minorEastAsia" w:hAnsi="Times New Roman" w:cs="Times New Roman"/>
          <w:sz w:val="24"/>
          <w:szCs w:val="24"/>
        </w:rPr>
        <w:t xml:space="preserve"> over time to determine whether they are stationary processes. In the case that they are stationary, we also find the order of integration. We performed the </w:t>
      </w:r>
      <w:r w:rsidRPr="00E0424F">
        <w:rPr>
          <w:rFonts w:ascii="Times New Roman" w:hAnsi="Times New Roman" w:cs="Times New Roman"/>
          <w:bCs/>
          <w:sz w:val="24"/>
          <w:szCs w:val="24"/>
        </w:rPr>
        <w:t>Kwiatkowski–Phillips–Schmidt–Shin test</w:t>
      </w:r>
      <w:r w:rsidRPr="00E0424F">
        <w:rPr>
          <w:rFonts w:ascii="Times New Roman" w:eastAsiaTheme="minorEastAsia" w:hAnsi="Times New Roman" w:cs="Times New Roman"/>
          <w:sz w:val="24"/>
          <w:szCs w:val="24"/>
        </w:rPr>
        <w:t xml:space="preserve"> (KPSS) </w:t>
      </w:r>
      <w:r w:rsidRPr="00E0424F">
        <w:rPr>
          <w:rFonts w:ascii="Times New Roman" w:eastAsiaTheme="minorEastAsia" w:hAnsi="Times New Roman" w:cs="Times New Roman"/>
          <w:sz w:val="24"/>
          <w:szCs w:val="24"/>
        </w:rPr>
        <w:fldChar w:fldCharType="begin"/>
      </w:r>
      <w:r w:rsidRPr="00E0424F">
        <w:rPr>
          <w:rFonts w:ascii="Times New Roman" w:eastAsiaTheme="minorEastAsia" w:hAnsi="Times New Roman" w:cs="Times New Roman"/>
          <w:sz w:val="24"/>
          <w:szCs w:val="24"/>
        </w:rPr>
        <w:instrText xml:space="preserve"> ADDIN EN.CITE &lt;EndNote&gt;&lt;Cite&gt;&lt;Author&gt;Kwiatkowski&lt;/Author&gt;&lt;Year&gt;1992&lt;/Year&gt;&lt;RecNum&gt;37&lt;/RecNum&gt;&lt;DisplayText&gt;(5)&lt;/DisplayText&gt;&lt;record&gt;&lt;rec-number&gt;37&lt;/rec-number&gt;&lt;foreign-keys&gt;&lt;key app="EN" db-id="d2awtv0fftewv3eppa3xfdr0t9sfzrwz2txv" timestamp="0"&gt;37&lt;/key&gt;&lt;/foreign-keys&gt;&lt;ref-type name="Journal Article"&gt;17&lt;/ref-type&gt;&lt;contributors&gt;&lt;authors&gt;&lt;author&gt;Kwiatkowski, Denis&lt;/author&gt;&lt;author&gt;Phillips, Peter CB&lt;/author&gt;&lt;author&gt;Schmidt, Peter&lt;/author&gt;&lt;author&gt;Shin, Yongcheol&lt;/author&gt;&lt;/authors&gt;&lt;/contributors&gt;&lt;titles&gt;&lt;title&gt;Testing the null hypothesis of stationarity against the alternative of a unit root: How sure are we that economic time series have a unit root?&lt;/title&gt;&lt;secondary-title&gt;Journal of econometrics&lt;/secondary-title&gt;&lt;/titles&gt;&lt;pages&gt;159-178&lt;/pages&gt;&lt;volume&gt;54&lt;/volume&gt;&lt;number&gt;1-3&lt;/number&gt;&lt;dates&gt;&lt;year&gt;1992&lt;/year&gt;&lt;/dates&gt;&lt;publisher&gt;Elsevier&lt;/publisher&gt;&lt;label&gt;kwiatkowski1992testing&lt;/label&gt;&lt;urls&gt;&lt;/urls&gt;&lt;/record&gt;&lt;/Cite&gt;&lt;/EndNote&gt;</w:instrText>
      </w:r>
      <w:r w:rsidRPr="00E0424F">
        <w:rPr>
          <w:rFonts w:ascii="Times New Roman" w:eastAsiaTheme="minorEastAsia" w:hAnsi="Times New Roman" w:cs="Times New Roman"/>
          <w:sz w:val="24"/>
          <w:szCs w:val="24"/>
        </w:rPr>
        <w:fldChar w:fldCharType="separate"/>
      </w:r>
      <w:r w:rsidRPr="00E0424F">
        <w:rPr>
          <w:rFonts w:ascii="Times New Roman" w:eastAsiaTheme="minorEastAsia" w:hAnsi="Times New Roman" w:cs="Times New Roman"/>
          <w:noProof/>
          <w:sz w:val="24"/>
          <w:szCs w:val="24"/>
        </w:rPr>
        <w:t>(5)</w:t>
      </w:r>
      <w:r w:rsidRPr="00E0424F">
        <w:rPr>
          <w:rFonts w:ascii="Times New Roman" w:eastAsiaTheme="minorEastAsia" w:hAnsi="Times New Roman" w:cs="Times New Roman"/>
          <w:sz w:val="24"/>
          <w:szCs w:val="24"/>
        </w:rPr>
        <w:fldChar w:fldCharType="end"/>
      </w:r>
      <w:r w:rsidRPr="00E0424F">
        <w:rPr>
          <w:rFonts w:ascii="Times New Roman" w:eastAsiaTheme="minorEastAsia" w:hAnsi="Times New Roman" w:cs="Times New Roman"/>
          <w:sz w:val="24"/>
          <w:szCs w:val="24"/>
        </w:rPr>
        <w:t xml:space="preserve"> for </w:t>
      </w:r>
      <w:r w:rsidRPr="00E0424F">
        <w:rPr>
          <w:rFonts w:ascii="Times New Roman" w:hAnsi="Times New Roman" w:cs="Times New Roman"/>
          <w:i/>
          <w:sz w:val="24"/>
          <w:szCs w:val="24"/>
        </w:rPr>
        <w:t>e</w:t>
      </w:r>
      <w:r w:rsidRPr="00E0424F">
        <w:rPr>
          <w:rFonts w:ascii="Times New Roman" w:hAnsi="Times New Roman" w:cs="Times New Roman"/>
          <w:sz w:val="24"/>
          <w:szCs w:val="24"/>
          <w:vertAlign w:val="subscript"/>
        </w:rPr>
        <w:t xml:space="preserve">0 </w:t>
      </w:r>
      <w:r w:rsidRPr="00E0424F">
        <w:rPr>
          <w:rFonts w:ascii="Times New Roman" w:hAnsi="Times New Roman" w:cs="Times New Roman"/>
          <w:sz w:val="24"/>
          <w:szCs w:val="24"/>
        </w:rPr>
        <w:t xml:space="preserve">and </w:t>
      </w:r>
      <m:oMath>
        <m:r>
          <w:rPr>
            <w:rFonts w:ascii="Cambria Math" w:hAnsi="Cambria Math" w:cs="Times New Roman"/>
            <w:sz w:val="24"/>
            <w:szCs w:val="24"/>
          </w:rPr>
          <m:t>η</m:t>
        </m:r>
      </m:oMath>
      <w:r w:rsidRPr="00E0424F">
        <w:rPr>
          <w:rFonts w:ascii="Times New Roman" w:eastAsiaTheme="minorEastAsia" w:hAnsi="Times New Roman" w:cs="Times New Roman"/>
          <w:sz w:val="24"/>
          <w:szCs w:val="24"/>
        </w:rPr>
        <w:t xml:space="preserve"> and the augmented Dickey–Fuller test (ADF) </w:t>
      </w:r>
      <w:r w:rsidRPr="00E0424F">
        <w:rPr>
          <w:rFonts w:ascii="Times New Roman" w:eastAsiaTheme="minorEastAsia" w:hAnsi="Times New Roman" w:cs="Times New Roman"/>
          <w:sz w:val="24"/>
          <w:szCs w:val="24"/>
        </w:rPr>
        <w:fldChar w:fldCharType="begin"/>
      </w:r>
      <w:r w:rsidRPr="00E0424F">
        <w:rPr>
          <w:rFonts w:ascii="Times New Roman" w:eastAsiaTheme="minorEastAsia" w:hAnsi="Times New Roman" w:cs="Times New Roman"/>
          <w:sz w:val="24"/>
          <w:szCs w:val="24"/>
        </w:rPr>
        <w:instrText xml:space="preserve"> ADDIN EN.CITE &lt;EndNote&gt;&lt;Cite&gt;&lt;Author&gt;Dickey&lt;/Author&gt;&lt;Year&gt;1979&lt;/Year&gt;&lt;RecNum&gt;18&lt;/RecNum&gt;&lt;DisplayText&gt;(6)&lt;/DisplayText&gt;&lt;record&gt;&lt;rec-number&gt;18&lt;/rec-number&gt;&lt;foreign-keys&gt;&lt;key app="EN" db-id="d2awtv0fftewv3eppa3xfdr0t9sfzrwz2txv" timestamp="0"&gt;18&lt;/key&gt;&lt;/foreign-keys&gt;&lt;ref-type name="Journal Article"&gt;17&lt;/ref-type&gt;&lt;contributors&gt;&lt;authors&gt;&lt;author&gt;Dickey, David A&lt;/author&gt;&lt;author&gt;Fuller, Wayne A&lt;/author&gt;&lt;/authors&gt;&lt;/contributors&gt;&lt;titles&gt;&lt;title&gt;Distribution of the estimators for autoregressive time series with a unit root&lt;/title&gt;&lt;secondary-title&gt;Journal of the American statistical association&lt;/secondary-title&gt;&lt;/titles&gt;&lt;pages&gt;427-431&lt;/pages&gt;&lt;volume&gt;74&lt;/volume&gt;&lt;number&gt;366a&lt;/number&gt;&lt;dates&gt;&lt;year&gt;1979&lt;/year&gt;&lt;/dates&gt;&lt;publisher&gt;Taylor &amp;amp; Francis&lt;/publisher&gt;&lt;label&gt;dickey1979distribution&lt;/label&gt;&lt;urls&gt;&lt;/urls&gt;&lt;/record&gt;&lt;/Cite&gt;&lt;/EndNote&gt;</w:instrText>
      </w:r>
      <w:r w:rsidRPr="00E0424F">
        <w:rPr>
          <w:rFonts w:ascii="Times New Roman" w:eastAsiaTheme="minorEastAsia" w:hAnsi="Times New Roman" w:cs="Times New Roman"/>
          <w:sz w:val="24"/>
          <w:szCs w:val="24"/>
        </w:rPr>
        <w:fldChar w:fldCharType="separate"/>
      </w:r>
      <w:r w:rsidRPr="00E0424F">
        <w:rPr>
          <w:rFonts w:ascii="Times New Roman" w:eastAsiaTheme="minorEastAsia" w:hAnsi="Times New Roman" w:cs="Times New Roman"/>
          <w:noProof/>
          <w:sz w:val="24"/>
          <w:szCs w:val="24"/>
        </w:rPr>
        <w:t>(6)</w:t>
      </w:r>
      <w:r w:rsidRPr="00E0424F">
        <w:rPr>
          <w:rFonts w:ascii="Times New Roman" w:eastAsiaTheme="minorEastAsia" w:hAnsi="Times New Roman" w:cs="Times New Roman"/>
          <w:sz w:val="24"/>
          <w:szCs w:val="24"/>
        </w:rPr>
        <w:fldChar w:fldCharType="end"/>
      </w:r>
      <w:r w:rsidRPr="00E0424F">
        <w:rPr>
          <w:rFonts w:ascii="Times New Roman" w:eastAsiaTheme="minorEastAsia" w:hAnsi="Times New Roman" w:cs="Times New Roman"/>
          <w:sz w:val="24"/>
          <w:szCs w:val="24"/>
        </w:rPr>
        <w:t xml:space="preserve"> in their levels and first differences, respectively</w:t>
      </w:r>
      <w:r w:rsidRPr="00E0424F">
        <w:rPr>
          <w:rStyle w:val="Appelnotedebasdep"/>
          <w:rFonts w:ascii="Times New Roman" w:eastAsiaTheme="minorEastAsia" w:hAnsi="Times New Roman" w:cs="Times New Roman"/>
          <w:sz w:val="24"/>
          <w:szCs w:val="24"/>
        </w:rPr>
        <w:footnoteReference w:id="2"/>
      </w:r>
      <w:r w:rsidRPr="00E0424F">
        <w:rPr>
          <w:rFonts w:ascii="Times New Roman" w:eastAsiaTheme="minorEastAsia" w:hAnsi="Times New Roman" w:cs="Times New Roman"/>
          <w:sz w:val="24"/>
          <w:szCs w:val="24"/>
        </w:rPr>
        <w:t>. Using the 95% critical values, the null hypothesis of stationarity can be rejected in 95.6% of the cases for life expectancy, and 97.8% for lifespan equality (</w:t>
      </w:r>
      <m:oMath>
        <m:r>
          <w:rPr>
            <w:rFonts w:ascii="Cambria Math" w:hAnsi="Cambria Math" w:cs="Times New Roman"/>
            <w:sz w:val="24"/>
            <w:szCs w:val="24"/>
          </w:rPr>
          <m:t>η</m:t>
        </m:r>
      </m:oMath>
      <w:r w:rsidRPr="00E0424F">
        <w:rPr>
          <w:rFonts w:ascii="Times New Roman" w:eastAsiaTheme="minorEastAsia" w:hAnsi="Times New Roman" w:cs="Times New Roman"/>
          <w:sz w:val="24"/>
          <w:szCs w:val="24"/>
        </w:rPr>
        <w:t>)</w:t>
      </w:r>
      <w:r w:rsidRPr="00E0424F">
        <w:rPr>
          <w:rStyle w:val="Appelnotedebasdep"/>
          <w:rFonts w:ascii="Times New Roman" w:eastAsiaTheme="minorEastAsia" w:hAnsi="Times New Roman" w:cs="Times New Roman"/>
          <w:sz w:val="24"/>
          <w:szCs w:val="24"/>
        </w:rPr>
        <w:footnoteReference w:id="3"/>
      </w:r>
      <w:r w:rsidRPr="00E0424F">
        <w:rPr>
          <w:rFonts w:ascii="Times New Roman" w:eastAsiaTheme="minorEastAsia" w:hAnsi="Times New Roman" w:cs="Times New Roman"/>
          <w:sz w:val="24"/>
          <w:szCs w:val="24"/>
        </w:rPr>
        <w:t xml:space="preserve">, see </w:t>
      </w:r>
      <w:r w:rsidRPr="00E0424F">
        <w:rPr>
          <w:rFonts w:ascii="Times New Roman" w:hAnsi="Times New Roman" w:cs="Times New Roman"/>
          <w:sz w:val="24"/>
          <w:szCs w:val="24"/>
        </w:rPr>
        <w:t>SI</w:t>
      </w:r>
      <w:r w:rsidRPr="00E0424F">
        <w:rPr>
          <w:rFonts w:ascii="Times New Roman" w:eastAsiaTheme="minorEastAsia" w:hAnsi="Times New Roman" w:cs="Times New Roman"/>
          <w:sz w:val="24"/>
          <w:szCs w:val="24"/>
        </w:rPr>
        <w:t xml:space="preserve"> Appendix Fig. 3A. Moreover, at the same level, the null-hypothesis of a unit-root in their first differences is rejected uniformly for life expectancy and almost 98% for lifespan equality</w:t>
      </w:r>
      <w:r w:rsidRPr="00E0424F">
        <w:rPr>
          <w:rStyle w:val="Appelnotedebasdep"/>
          <w:rFonts w:ascii="Times New Roman" w:eastAsiaTheme="minorEastAsia" w:hAnsi="Times New Roman" w:cs="Times New Roman"/>
          <w:sz w:val="24"/>
          <w:szCs w:val="24"/>
        </w:rPr>
        <w:footnoteReference w:id="4"/>
      </w:r>
      <w:r w:rsidRPr="00E0424F">
        <w:rPr>
          <w:rFonts w:ascii="Times New Roman" w:eastAsiaTheme="minorEastAsia" w:hAnsi="Times New Roman" w:cs="Times New Roman"/>
          <w:sz w:val="24"/>
          <w:szCs w:val="24"/>
        </w:rPr>
        <w:t xml:space="preserve">, see </w:t>
      </w:r>
      <w:r w:rsidRPr="00E0424F">
        <w:rPr>
          <w:rFonts w:ascii="Times New Roman" w:hAnsi="Times New Roman" w:cs="Times New Roman"/>
          <w:sz w:val="24"/>
          <w:szCs w:val="24"/>
        </w:rPr>
        <w:t>SI</w:t>
      </w:r>
      <w:r w:rsidRPr="00E0424F">
        <w:rPr>
          <w:rFonts w:ascii="Times New Roman" w:eastAsiaTheme="minorEastAsia" w:hAnsi="Times New Roman" w:cs="Times New Roman"/>
          <w:sz w:val="24"/>
          <w:szCs w:val="24"/>
        </w:rPr>
        <w:t xml:space="preserve"> Appendix Fig. 3B; these analyses thus suggest that the variables are nonstationary processes and achieve stationarity after differencing once for both females and males. For the remainder of the study, we treat both variables as integrated of order one, </w:t>
      </w:r>
      <w:r w:rsidRPr="00E0424F">
        <w:rPr>
          <w:rFonts w:ascii="Times New Roman" w:eastAsiaTheme="minorEastAsia" w:hAnsi="Times New Roman" w:cs="Times New Roman"/>
          <w:i/>
          <w:sz w:val="24"/>
          <w:szCs w:val="24"/>
        </w:rPr>
        <w:t>I(1)</w:t>
      </w:r>
      <w:r w:rsidRPr="00E0424F">
        <w:rPr>
          <w:rFonts w:ascii="Times New Roman" w:eastAsiaTheme="minorEastAsia" w:hAnsi="Times New Roman" w:cs="Times New Roman"/>
          <w:sz w:val="24"/>
          <w:szCs w:val="24"/>
        </w:rPr>
        <w:t>.</w:t>
      </w:r>
    </w:p>
    <w:p w14:paraId="78BA60C6" w14:textId="77777777" w:rsidR="00B84E37" w:rsidRPr="00E0424F" w:rsidRDefault="00B84E37" w:rsidP="00B84E37">
      <w:pPr>
        <w:rPr>
          <w:rFonts w:ascii="Times New Roman" w:hAnsi="Times New Roman" w:cs="Times New Roman"/>
          <w:b/>
          <w:sz w:val="24"/>
          <w:szCs w:val="24"/>
        </w:rPr>
      </w:pPr>
      <w:r w:rsidRPr="00E0424F">
        <w:rPr>
          <w:rFonts w:ascii="Times New Roman" w:hAnsi="Times New Roman" w:cs="Times New Roman"/>
          <w:b/>
          <w:sz w:val="24"/>
          <w:szCs w:val="24"/>
        </w:rPr>
        <w:br w:type="page"/>
      </w:r>
    </w:p>
    <w:p w14:paraId="211F835E" w14:textId="77777777" w:rsidR="00B84E37" w:rsidRPr="00E0424F" w:rsidRDefault="00B84E37" w:rsidP="00B84E37">
      <w:pPr>
        <w:rPr>
          <w:rFonts w:ascii="Times New Roman" w:eastAsiaTheme="minorEastAsia" w:hAnsi="Times New Roman" w:cs="Times New Roman"/>
          <w:sz w:val="24"/>
          <w:szCs w:val="24"/>
        </w:rPr>
      </w:pPr>
      <w:r w:rsidRPr="00E0424F">
        <w:rPr>
          <w:rFonts w:ascii="Times New Roman" w:hAnsi="Times New Roman" w:cs="Times New Roman"/>
          <w:b/>
          <w:sz w:val="24"/>
          <w:szCs w:val="24"/>
        </w:rPr>
        <w:lastRenderedPageBreak/>
        <w:t xml:space="preserve">Fig. A.2  </w:t>
      </w:r>
      <w:r w:rsidRPr="00E0424F">
        <w:rPr>
          <w:rFonts w:ascii="Times New Roman" w:hAnsi="Times New Roman" w:cs="Times New Roman"/>
          <w:color w:val="000000"/>
          <w:sz w:val="24"/>
          <w:szCs w:val="24"/>
        </w:rPr>
        <w:t xml:space="preserve">KPSS and ADF tests for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e</m:t>
            </m:r>
          </m:e>
          <m:sub>
            <m:r>
              <w:rPr>
                <w:rFonts w:ascii="Cambria Math" w:hAnsi="Cambria Math" w:cs="Times New Roman"/>
                <w:color w:val="000000"/>
                <w:sz w:val="24"/>
                <w:szCs w:val="24"/>
              </w:rPr>
              <m:t>0</m:t>
            </m:r>
          </m:sub>
        </m:sSub>
        <m:r>
          <w:rPr>
            <w:rFonts w:ascii="Cambria Math" w:hAnsi="Cambria Math" w:cs="Times New Roman"/>
            <w:color w:val="000000"/>
            <w:sz w:val="24"/>
            <w:szCs w:val="24"/>
          </w:rPr>
          <m:t xml:space="preserve">,η, </m:t>
        </m:r>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(G)</m:t>
        </m:r>
      </m:oMath>
      <w:r w:rsidRPr="00E0424F">
        <w:rPr>
          <w:rFonts w:ascii="Times New Roman" w:eastAsiaTheme="minorEastAsia" w:hAnsi="Times New Roman" w:cs="Times New Roman"/>
          <w:sz w:val="24"/>
          <w:szCs w:val="24"/>
        </w:rPr>
        <w:t xml:space="preserve"> and </w:t>
      </w:r>
      <m:oMath>
        <m:r>
          <w:rPr>
            <w:rFonts w:ascii="Cambria Math" w:hAnsi="Cambria Math" w:cs="Times New Roman"/>
            <w:sz w:val="24"/>
            <w:szCs w:val="24"/>
          </w:rPr>
          <m:t>cv</m:t>
        </m:r>
      </m:oMath>
      <w:r w:rsidRPr="00E0424F">
        <w:rPr>
          <w:rFonts w:ascii="Times New Roman" w:eastAsiaTheme="minorEastAsia" w:hAnsi="Times New Roman" w:cs="Times New Roman"/>
          <w:sz w:val="24"/>
          <w:szCs w:val="24"/>
        </w:rPr>
        <w:t>. Calculations based on data from HMD (1).</w:t>
      </w:r>
    </w:p>
    <w:p w14:paraId="50FF754E" w14:textId="77777777" w:rsidR="00B84E37" w:rsidRPr="00E0424F" w:rsidRDefault="00B84E37" w:rsidP="00B84E37">
      <w:pPr>
        <w:rPr>
          <w:rFonts w:ascii="Times New Roman" w:hAnsi="Times New Roman" w:cs="Times New Roman"/>
          <w:color w:val="000000"/>
          <w:sz w:val="24"/>
          <w:szCs w:val="24"/>
        </w:rPr>
      </w:pPr>
    </w:p>
    <w:p w14:paraId="7344081A" w14:textId="77777777" w:rsidR="00B84E37" w:rsidRPr="00E0424F" w:rsidRDefault="00B84E37" w:rsidP="00B84E37">
      <w:pPr>
        <w:jc w:val="center"/>
        <w:rPr>
          <w:rFonts w:ascii="Times New Roman" w:hAnsi="Times New Roman" w:cs="Times New Roman"/>
          <w:b/>
          <w:sz w:val="24"/>
          <w:szCs w:val="24"/>
        </w:rPr>
      </w:pPr>
      <w:r w:rsidRPr="00E0424F">
        <w:rPr>
          <w:rFonts w:ascii="Times New Roman" w:hAnsi="Times New Roman" w:cs="Times New Roman"/>
          <w:noProof/>
          <w:sz w:val="24"/>
          <w:szCs w:val="24"/>
          <w:lang w:val="fr-FR" w:eastAsia="fr-FR"/>
        </w:rPr>
        <w:drawing>
          <wp:inline distT="0" distB="0" distL="0" distR="0" wp14:anchorId="423E780A" wp14:editId="718FDCB7">
            <wp:extent cx="5050800" cy="360000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0800" cy="3600000"/>
                    </a:xfrm>
                    <a:prstGeom prst="rect">
                      <a:avLst/>
                    </a:prstGeom>
                  </pic:spPr>
                </pic:pic>
              </a:graphicData>
            </a:graphic>
          </wp:inline>
        </w:drawing>
      </w:r>
    </w:p>
    <w:p w14:paraId="13F7B453" w14:textId="77777777" w:rsidR="00B84E37" w:rsidRPr="00E0424F" w:rsidRDefault="00B84E37" w:rsidP="00B84E37">
      <w:pPr>
        <w:jc w:val="center"/>
        <w:rPr>
          <w:rFonts w:ascii="Times New Roman" w:hAnsi="Times New Roman" w:cs="Times New Roman"/>
          <w:b/>
          <w:sz w:val="24"/>
          <w:szCs w:val="24"/>
        </w:rPr>
      </w:pPr>
    </w:p>
    <w:p w14:paraId="20CD96C4" w14:textId="77777777" w:rsidR="00B84E37" w:rsidRPr="00E0424F" w:rsidRDefault="00B84E37" w:rsidP="00B84E37">
      <w:pPr>
        <w:jc w:val="center"/>
        <w:rPr>
          <w:rFonts w:ascii="Times New Roman" w:hAnsi="Times New Roman" w:cs="Times New Roman"/>
          <w:b/>
          <w:sz w:val="24"/>
          <w:szCs w:val="24"/>
        </w:rPr>
      </w:pPr>
      <w:r w:rsidRPr="00E0424F">
        <w:rPr>
          <w:rFonts w:ascii="Times New Roman" w:hAnsi="Times New Roman" w:cs="Times New Roman"/>
          <w:noProof/>
          <w:sz w:val="24"/>
          <w:szCs w:val="24"/>
          <w:lang w:val="fr-FR" w:eastAsia="fr-FR"/>
        </w:rPr>
        <w:drawing>
          <wp:inline distT="0" distB="0" distL="0" distR="0" wp14:anchorId="37134474" wp14:editId="7935E63C">
            <wp:extent cx="5065200" cy="3600000"/>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5200" cy="3600000"/>
                    </a:xfrm>
                    <a:prstGeom prst="rect">
                      <a:avLst/>
                    </a:prstGeom>
                  </pic:spPr>
                </pic:pic>
              </a:graphicData>
            </a:graphic>
          </wp:inline>
        </w:drawing>
      </w:r>
      <w:r w:rsidRPr="00E0424F">
        <w:rPr>
          <w:rFonts w:ascii="Times New Roman" w:hAnsi="Times New Roman" w:cs="Times New Roman"/>
          <w:noProof/>
          <w:sz w:val="24"/>
          <w:szCs w:val="24"/>
        </w:rPr>
        <w:t xml:space="preserve"> </w:t>
      </w:r>
    </w:p>
    <w:p w14:paraId="0A1DA30A" w14:textId="77777777" w:rsidR="00B84E37" w:rsidRPr="00E0424F" w:rsidRDefault="00B84E37" w:rsidP="00B84E37">
      <w:pPr>
        <w:rPr>
          <w:rFonts w:ascii="Times New Roman" w:hAnsi="Times New Roman" w:cs="Times New Roman"/>
          <w:b/>
          <w:sz w:val="24"/>
          <w:szCs w:val="24"/>
        </w:rPr>
      </w:pPr>
      <w:r w:rsidRPr="00E0424F">
        <w:rPr>
          <w:rFonts w:ascii="Times New Roman" w:hAnsi="Times New Roman" w:cs="Times New Roman"/>
          <w:b/>
          <w:sz w:val="24"/>
          <w:szCs w:val="24"/>
        </w:rPr>
        <w:br w:type="page"/>
      </w:r>
    </w:p>
    <w:p w14:paraId="2E047533" w14:textId="77777777" w:rsidR="00B84E37" w:rsidRPr="00E0424F" w:rsidRDefault="00B84E37" w:rsidP="00B84E37">
      <w:pPr>
        <w:ind w:firstLine="720"/>
        <w:jc w:val="both"/>
        <w:rPr>
          <w:rFonts w:ascii="Times New Roman" w:eastAsiaTheme="minorEastAsia" w:hAnsi="Times New Roman" w:cs="Times New Roman"/>
          <w:b/>
          <w:sz w:val="24"/>
          <w:szCs w:val="24"/>
        </w:rPr>
      </w:pPr>
    </w:p>
    <w:p w14:paraId="7C10F2B3" w14:textId="77777777" w:rsidR="00B84E37" w:rsidRPr="00E0424F" w:rsidRDefault="003B3BFD" w:rsidP="00B84E37">
      <w:pPr>
        <w:ind w:firstLine="720"/>
        <w:jc w:val="both"/>
        <w:rPr>
          <w:rFonts w:ascii="Times New Roman" w:eastAsiaTheme="minorEastAsia" w:hAnsi="Times New Roman" w:cs="Times New Roman"/>
          <w:sz w:val="24"/>
          <w:szCs w:val="24"/>
        </w:rPr>
      </w:pPr>
      <w:r w:rsidRPr="00E0424F">
        <w:rPr>
          <w:rFonts w:ascii="Times New Roman" w:eastAsiaTheme="minorEastAsia" w:hAnsi="Times New Roman" w:cs="Times New Roman"/>
          <w:b/>
          <w:sz w:val="24"/>
          <w:szCs w:val="24"/>
        </w:rPr>
        <w:t xml:space="preserve">A.2 </w:t>
      </w:r>
      <w:r w:rsidR="00B84E37" w:rsidRPr="00E0424F">
        <w:rPr>
          <w:rFonts w:ascii="Times New Roman" w:eastAsiaTheme="minorEastAsia" w:hAnsi="Times New Roman" w:cs="Times New Roman"/>
          <w:b/>
          <w:sz w:val="24"/>
          <w:szCs w:val="24"/>
        </w:rPr>
        <w:t>Cointegration.</w:t>
      </w:r>
      <w:r w:rsidR="00B84E37" w:rsidRPr="00E0424F">
        <w:rPr>
          <w:rFonts w:ascii="Times New Roman" w:eastAsiaTheme="minorEastAsia" w:hAnsi="Times New Roman" w:cs="Times New Roman"/>
          <w:sz w:val="24"/>
          <w:szCs w:val="24"/>
        </w:rPr>
        <w:t xml:space="preserve"> The concept of cointegration was developed to avoid misleading interpretations regarding the relationship between two integrated variables </w:t>
      </w:r>
      <w:r w:rsidR="00B84E37" w:rsidRPr="00E0424F">
        <w:rPr>
          <w:rFonts w:ascii="Times New Roman" w:eastAsiaTheme="minorEastAsia" w:hAnsi="Times New Roman" w:cs="Times New Roman"/>
          <w:sz w:val="24"/>
          <w:szCs w:val="24"/>
        </w:rPr>
        <w:fldChar w:fldCharType="begin"/>
      </w:r>
      <w:r w:rsidR="00B84E37" w:rsidRPr="00E0424F">
        <w:rPr>
          <w:rFonts w:ascii="Times New Roman" w:eastAsiaTheme="minorEastAsia" w:hAnsi="Times New Roman" w:cs="Times New Roman"/>
          <w:sz w:val="24"/>
          <w:szCs w:val="24"/>
        </w:rPr>
        <w:instrText xml:space="preserve"> ADDIN EN.CITE &lt;EndNote&gt;&lt;Cite&gt;&lt;Author&gt;Granger&lt;/Author&gt;&lt;Year&gt;1981&lt;/Year&gt;&lt;RecNum&gt;38&lt;/RecNum&gt;&lt;DisplayText&gt;(10)&lt;/DisplayText&gt;&lt;record&gt;&lt;rec-number&gt;38&lt;/rec-number&gt;&lt;foreign-keys&gt;&lt;key app="EN" db-id="d2awtv0fftewv3eppa3xfdr0t9sfzrwz2txv" timestamp="0"&gt;38&lt;/key&gt;&lt;/foreign-keys&gt;&lt;ref-type name="Journal Article"&gt;17&lt;/ref-type&gt;&lt;contributors&gt;&lt;authors&gt;&lt;author&gt;Granger, Clive WJ&lt;/author&gt;&lt;/authors&gt;&lt;/contributors&gt;&lt;titles&gt;&lt;title&gt;Some properties of time series data and their use in econometric model specification&lt;/title&gt;&lt;secondary-title&gt;Journal of econometrics&lt;/secondary-title&gt;&lt;/titles&gt;&lt;pages&gt;121-130&lt;/pages&gt;&lt;volume&gt;16&lt;/volume&gt;&lt;number&gt;1&lt;/number&gt;&lt;dates&gt;&lt;year&gt;1981&lt;/year&gt;&lt;/dates&gt;&lt;publisher&gt;Elsevier&lt;/publisher&gt;&lt;label&gt;granger1981some&lt;/label&gt;&lt;urls&gt;&lt;/urls&gt;&lt;/record&gt;&lt;/Cite&gt;&lt;/EndNote&gt;</w:instrText>
      </w:r>
      <w:r w:rsidR="00B84E37" w:rsidRPr="00E0424F">
        <w:rPr>
          <w:rFonts w:ascii="Times New Roman" w:eastAsiaTheme="minorEastAsia" w:hAnsi="Times New Roman" w:cs="Times New Roman"/>
          <w:sz w:val="24"/>
          <w:szCs w:val="24"/>
        </w:rPr>
        <w:fldChar w:fldCharType="separate"/>
      </w:r>
      <w:r w:rsidR="00B84E37" w:rsidRPr="00E0424F">
        <w:rPr>
          <w:rFonts w:ascii="Times New Roman" w:eastAsiaTheme="minorEastAsia" w:hAnsi="Times New Roman" w:cs="Times New Roman"/>
          <w:noProof/>
          <w:sz w:val="24"/>
          <w:szCs w:val="24"/>
        </w:rPr>
        <w:t>(10)</w:t>
      </w:r>
      <w:r w:rsidR="00B84E37" w:rsidRPr="00E0424F">
        <w:rPr>
          <w:rFonts w:ascii="Times New Roman" w:eastAsiaTheme="minorEastAsia" w:hAnsi="Times New Roman" w:cs="Times New Roman"/>
          <w:sz w:val="24"/>
          <w:szCs w:val="24"/>
        </w:rPr>
        <w:fldChar w:fldCharType="end"/>
      </w:r>
      <w:r w:rsidR="00B84E37" w:rsidRPr="00E0424F">
        <w:rPr>
          <w:rFonts w:ascii="Times New Roman" w:eastAsiaTheme="minorEastAsia" w:hAnsi="Times New Roman" w:cs="Times New Roman"/>
          <w:sz w:val="24"/>
          <w:szCs w:val="24"/>
        </w:rPr>
        <w:t xml:space="preserve">. It refers to the case of a model that can adjust for stochastic trends to produce stationary residuals, and it allows detecting stable long-run relationships among integrated variables. </w:t>
      </w:r>
    </w:p>
    <w:p w14:paraId="313BC0AD" w14:textId="77777777" w:rsidR="00B84E37" w:rsidRPr="00E0424F" w:rsidRDefault="00B84E37" w:rsidP="00B84E37">
      <w:pPr>
        <w:ind w:firstLine="720"/>
        <w:jc w:val="both"/>
        <w:rPr>
          <w:rFonts w:ascii="Times New Roman" w:eastAsiaTheme="minorEastAsia" w:hAnsi="Times New Roman" w:cs="Times New Roman"/>
          <w:sz w:val="24"/>
          <w:szCs w:val="24"/>
        </w:rPr>
      </w:pPr>
      <w:r w:rsidRPr="00E0424F">
        <w:rPr>
          <w:rFonts w:ascii="Times New Roman" w:eastAsiaTheme="minorEastAsia" w:hAnsi="Times New Roman" w:cs="Times New Roman"/>
          <w:sz w:val="24"/>
          <w:szCs w:val="24"/>
        </w:rPr>
        <w:t xml:space="preserve">Formally, two cointegrated variables can be expressed using a </w:t>
      </w:r>
      <w:commentRangeStart w:id="14"/>
      <w:r w:rsidRPr="00E0424F">
        <w:rPr>
          <w:rFonts w:ascii="Times New Roman" w:eastAsiaTheme="minorEastAsia" w:hAnsi="Times New Roman" w:cs="Times New Roman"/>
          <w:sz w:val="24"/>
          <w:szCs w:val="24"/>
        </w:rPr>
        <w:t>2-dimensional vector autoregressive model</w:t>
      </w:r>
      <w:commentRangeEnd w:id="14"/>
      <w:r w:rsidR="00354020">
        <w:rPr>
          <w:rStyle w:val="Marquedecommentaire"/>
        </w:rPr>
        <w:commentReference w:id="14"/>
      </w:r>
      <w:r w:rsidRPr="00E0424F">
        <w:rPr>
          <w:rFonts w:ascii="Times New Roman" w:eastAsiaTheme="minorEastAsia" w:hAnsi="Times New Roman" w:cs="Times New Roman"/>
          <w:sz w:val="24"/>
          <w:szCs w:val="24"/>
        </w:rPr>
        <w:t xml:space="preserve"> in its equilibrium correction (VECM) form:</w:t>
      </w:r>
    </w:p>
    <w:p w14:paraId="5C5B8C3B" w14:textId="77777777" w:rsidR="00B84E37" w:rsidRPr="00E0424F" w:rsidRDefault="00B84E37" w:rsidP="00B84E37">
      <w:pPr>
        <w:ind w:firstLine="720"/>
        <w:jc w:val="both"/>
        <w:rPr>
          <w:rFonts w:ascii="Times New Roman" w:eastAsiaTheme="minorEastAsia" w:hAnsi="Times New Roman" w:cs="Times New Roman"/>
          <w:sz w:val="24"/>
          <w:szCs w:val="24"/>
        </w:rPr>
      </w:pPr>
    </w:p>
    <w:p w14:paraId="3F1F960A" w14:textId="77777777" w:rsidR="00B84E37" w:rsidRPr="00E0424F" w:rsidRDefault="00B84E37" w:rsidP="00B84E37">
      <w:pPr>
        <w:ind w:firstLine="72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ΓΔ</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+α</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β</m:t>
              </m:r>
            </m:e>
            <m:sup>
              <m:r>
                <w:rPr>
                  <w:rFonts w:ascii="Cambria Math" w:eastAsiaTheme="minorEastAsia" w:hAnsi="Cambria Math" w:cs="Times New Roman"/>
                  <w:sz w:val="24"/>
                  <w:szCs w:val="24"/>
                </w:rPr>
                <m:t>'</m:t>
              </m:r>
            </m:sup>
          </m:s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+μ+</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(2)</m:t>
          </m:r>
        </m:oMath>
      </m:oMathPara>
    </w:p>
    <w:p w14:paraId="39CBD8F9" w14:textId="77777777" w:rsidR="00B84E37" w:rsidRPr="00E0424F" w:rsidRDefault="00B84E37" w:rsidP="00B84E37">
      <w:pPr>
        <w:ind w:firstLine="720"/>
        <w:jc w:val="both"/>
        <w:rPr>
          <w:rFonts w:ascii="Times New Roman" w:eastAsiaTheme="minorEastAsia" w:hAnsi="Times New Roman" w:cs="Times New Roman"/>
          <w:sz w:val="24"/>
          <w:szCs w:val="24"/>
        </w:rPr>
      </w:pPr>
    </w:p>
    <w:p w14:paraId="5C4F8C0A" w14:textId="77777777" w:rsidR="00B84E37" w:rsidRPr="00E0424F" w:rsidRDefault="00B84E37" w:rsidP="00B84E37">
      <w:pPr>
        <w:ind w:firstLine="720"/>
        <w:jc w:val="both"/>
        <w:rPr>
          <w:rFonts w:ascii="Times New Roman" w:eastAsiaTheme="minorEastAsia" w:hAnsi="Times New Roman" w:cs="Times New Roman"/>
          <w:sz w:val="24"/>
          <w:szCs w:val="24"/>
        </w:rPr>
      </w:pPr>
      <w:r w:rsidRPr="00E0424F">
        <w:rPr>
          <w:rFonts w:ascii="Times New Roman" w:eastAsiaTheme="minorEastAsia" w:hAnsi="Times New Roman" w:cs="Times New Roman"/>
          <w:sz w:val="24"/>
          <w:szCs w:val="24"/>
        </w:rPr>
        <w:t xml:space="preserve">Where </w:t>
      </w:r>
      <m:oMath>
        <m:r>
          <m:rPr>
            <m:sty m:val="p"/>
          </m:rPr>
          <w:rPr>
            <w:rFonts w:ascii="Cambria Math" w:eastAsiaTheme="minorEastAsia" w:hAnsi="Cambria Math" w:cs="Times New Roman"/>
            <w:sz w:val="24"/>
            <w:szCs w:val="24"/>
          </w:rPr>
          <m:t>Δ</m:t>
        </m:r>
      </m:oMath>
      <w:r w:rsidRPr="00E0424F">
        <w:rPr>
          <w:rFonts w:ascii="Times New Roman" w:eastAsiaTheme="minorEastAsia" w:hAnsi="Times New Roman" w:cs="Times New Roman"/>
          <w:sz w:val="24"/>
          <w:szCs w:val="24"/>
        </w:rPr>
        <w:t xml:space="preserve"> is the first difference operator,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t</m:t>
            </m:r>
          </m:sub>
        </m:sSub>
      </m:oMath>
      <w:r w:rsidRPr="00E0424F">
        <w:rPr>
          <w:rFonts w:ascii="Times New Roman" w:eastAsiaTheme="minorEastAsia" w:hAnsi="Times New Roman" w:cs="Times New Roman"/>
          <w:sz w:val="24"/>
          <w:szCs w:val="24"/>
        </w:rPr>
        <w:t xml:space="preserve"> is a </w:t>
      </w:r>
      <w:r w:rsidRPr="00E0424F">
        <w:rPr>
          <w:rFonts w:ascii="Times New Roman" w:eastAsiaTheme="minorEastAsia" w:hAnsi="Times New Roman" w:cs="Times New Roman"/>
          <w:i/>
          <w:sz w:val="24"/>
          <w:szCs w:val="24"/>
        </w:rPr>
        <w:t xml:space="preserve">2x1 </w:t>
      </w:r>
      <w:r w:rsidRPr="00E0424F">
        <w:rPr>
          <w:rFonts w:ascii="Times New Roman" w:eastAsiaTheme="minorEastAsia" w:hAnsi="Times New Roman" w:cs="Times New Roman"/>
          <w:sz w:val="24"/>
          <w:szCs w:val="24"/>
        </w:rPr>
        <w:t xml:space="preserve">vector of stochastic variables, life expectancy and lifespan equality in our case; </w:t>
      </w:r>
      <m:oMath>
        <m:r>
          <w:rPr>
            <w:rFonts w:ascii="Cambria Math" w:eastAsiaTheme="minorEastAsia" w:hAnsi="Cambria Math" w:cs="Times New Roman"/>
            <w:sz w:val="24"/>
            <w:szCs w:val="24"/>
          </w:rPr>
          <m:t>α</m:t>
        </m:r>
      </m:oMath>
      <w:r w:rsidRPr="00E0424F">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β</m:t>
        </m:r>
      </m:oMath>
      <w:r w:rsidRPr="00E0424F">
        <w:rPr>
          <w:rFonts w:ascii="Times New Roman" w:eastAsiaTheme="minorEastAsia" w:hAnsi="Times New Roman" w:cs="Times New Roman"/>
          <w:sz w:val="24"/>
          <w:szCs w:val="24"/>
        </w:rPr>
        <w:t xml:space="preserve"> are </w:t>
      </w:r>
      <w:r w:rsidRPr="00E0424F">
        <w:rPr>
          <w:rFonts w:ascii="Times New Roman" w:eastAsiaTheme="minorEastAsia" w:hAnsi="Times New Roman" w:cs="Times New Roman"/>
          <w:i/>
          <w:sz w:val="24"/>
          <w:szCs w:val="24"/>
        </w:rPr>
        <w:t xml:space="preserve">2x1 </w:t>
      </w:r>
      <w:r w:rsidRPr="00E0424F">
        <w:rPr>
          <w:rFonts w:ascii="Times New Roman" w:eastAsiaTheme="minorEastAsia" w:hAnsi="Times New Roman" w:cs="Times New Roman"/>
          <w:sz w:val="24"/>
          <w:szCs w:val="24"/>
        </w:rPr>
        <w:t xml:space="preserve">vectors of full rank, </w:t>
      </w:r>
      <m:oMath>
        <m:r>
          <w:rPr>
            <w:rFonts w:ascii="Cambria Math" w:eastAsiaTheme="minorEastAsia" w:hAnsi="Cambria Math" w:cs="Times New Roman"/>
            <w:sz w:val="24"/>
            <w:szCs w:val="24"/>
          </w:rPr>
          <m:t>μ</m:t>
        </m:r>
      </m:oMath>
      <w:r w:rsidRPr="00E0424F">
        <w:rPr>
          <w:rFonts w:ascii="Times New Roman" w:eastAsiaTheme="minorEastAsia" w:hAnsi="Times New Roman" w:cs="Times New Roman"/>
          <w:sz w:val="24"/>
          <w:szCs w:val="24"/>
        </w:rPr>
        <w:t xml:space="preserve"> is a vector of constants</w:t>
      </w:r>
      <w:r w:rsidR="005C5D92" w:rsidRPr="00E0424F">
        <w:rPr>
          <w:rFonts w:ascii="Times New Roman" w:eastAsiaTheme="minorEastAsia" w:hAnsi="Times New Roman" w:cs="Times New Roman"/>
          <w:sz w:val="24"/>
          <w:szCs w:val="24"/>
        </w:rPr>
        <w:t xml:space="preserve"> </w:t>
      </w:r>
      <w:r w:rsidRPr="00E0424F">
        <w:rPr>
          <w:rFonts w:ascii="Times New Roman" w:eastAsiaTheme="minorEastAsia" w:hAnsi="Times New Roman" w:cs="Times New Roman"/>
          <w:sz w:val="24"/>
          <w:szCs w:val="24"/>
        </w:rPr>
        <w:t xml:space="preserve">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oMath>
      <w:r w:rsidRPr="00E0424F">
        <w:rPr>
          <w:rFonts w:ascii="Times New Roman" w:eastAsiaTheme="minorEastAsia" w:hAnsi="Times New Roman" w:cs="Times New Roman"/>
          <w:sz w:val="24"/>
          <w:szCs w:val="24"/>
        </w:rPr>
        <w:t xml:space="preserve"> is a vector of normally, independently, and identically distributed errors with zero means and constant variances. We specify the model with an unrestricted constant in the cointegration space and dummy variables in contexts where life expectancy experienced historical shocks, such as World Wars and epidemics (see </w:t>
      </w:r>
      <w:r w:rsidRPr="00E0424F">
        <w:rPr>
          <w:rFonts w:ascii="Times New Roman" w:hAnsi="Times New Roman" w:cs="Times New Roman"/>
          <w:sz w:val="24"/>
          <w:szCs w:val="24"/>
        </w:rPr>
        <w:t>SI</w:t>
      </w:r>
      <w:r w:rsidRPr="00E0424F">
        <w:rPr>
          <w:rFonts w:ascii="Times New Roman" w:eastAsiaTheme="minorEastAsia" w:hAnsi="Times New Roman" w:cs="Times New Roman"/>
          <w:sz w:val="24"/>
          <w:szCs w:val="24"/>
        </w:rPr>
        <w:t xml:space="preserve"> Appendix table 2). </w:t>
      </w:r>
      <w:del w:id="16" w:author="Soren Kjaergaard" w:date="2019-06-28T15:24:00Z">
        <w:r w:rsidRPr="00E0424F" w:rsidDel="00C40C1A">
          <w:rPr>
            <w:rFonts w:ascii="Times New Roman" w:eastAsiaTheme="minorEastAsia" w:hAnsi="Times New Roman" w:cs="Times New Roman"/>
            <w:sz w:val="24"/>
            <w:szCs w:val="24"/>
          </w:rPr>
          <w:delText xml:space="preserve">The model does not allow quadratic terms in the levels of the variables. </w:delText>
        </w:r>
      </w:del>
      <w:r w:rsidRPr="00E0424F">
        <w:rPr>
          <w:rFonts w:ascii="Times New Roman" w:eastAsiaTheme="minorEastAsia" w:hAnsi="Times New Roman" w:cs="Times New Roman"/>
          <w:sz w:val="24"/>
          <w:szCs w:val="24"/>
        </w:rPr>
        <w:t xml:space="preserve">This is known as a case 4 model </w:t>
      </w:r>
      <w:r w:rsidRPr="00E0424F">
        <w:rPr>
          <w:rFonts w:ascii="Times New Roman" w:eastAsiaTheme="minorEastAsia" w:hAnsi="Times New Roman" w:cs="Times New Roman"/>
          <w:sz w:val="24"/>
          <w:szCs w:val="24"/>
        </w:rPr>
        <w:fldChar w:fldCharType="begin"/>
      </w:r>
      <w:r w:rsidRPr="00E0424F">
        <w:rPr>
          <w:rFonts w:ascii="Times New Roman" w:eastAsiaTheme="minorEastAsia" w:hAnsi="Times New Roman" w:cs="Times New Roman"/>
          <w:sz w:val="24"/>
          <w:szCs w:val="24"/>
        </w:rPr>
        <w:instrText xml:space="preserve"> ADDIN EN.CITE &lt;EndNote&gt;&lt;Cite&gt;&lt;Author&gt;Juselius&lt;/Author&gt;&lt;Year&gt;2006&lt;/Year&gt;&lt;RecNum&gt;12&lt;/RecNum&gt;&lt;DisplayText&gt;(3)&lt;/DisplayText&gt;&lt;record&gt;&lt;rec-number&gt;12&lt;/rec-number&gt;&lt;foreign-keys&gt;&lt;key app="EN" db-id="d2awtv0fftewv3eppa3xfdr0t9sfzrwz2txv" timestamp="0"&gt;12&lt;/key&gt;&lt;/foreign-keys&gt;&lt;ref-type name="Book"&gt;6&lt;/ref-type&gt;&lt;contributors&gt;&lt;authors&gt;&lt;author&gt;Juselius, Katarina&lt;/author&gt;&lt;/authors&gt;&lt;/contributors&gt;&lt;titles&gt;&lt;title&gt;The cointegrated VAR model: methodology and applications&lt;/title&gt;&lt;/titles&gt;&lt;dates&gt;&lt;year&gt;2006&lt;/year&gt;&lt;/dates&gt;&lt;publisher&gt;Oxford University Press&lt;/publisher&gt;&lt;label&gt;juselius2006cointegrated&lt;/label&gt;&lt;urls&gt;&lt;/urls&gt;&lt;/record&gt;&lt;/Cite&gt;&lt;/EndNote&gt;</w:instrText>
      </w:r>
      <w:r w:rsidRPr="00E0424F">
        <w:rPr>
          <w:rFonts w:ascii="Times New Roman" w:eastAsiaTheme="minorEastAsia" w:hAnsi="Times New Roman" w:cs="Times New Roman"/>
          <w:sz w:val="24"/>
          <w:szCs w:val="24"/>
        </w:rPr>
        <w:fldChar w:fldCharType="separate"/>
      </w:r>
      <w:r w:rsidRPr="00E0424F">
        <w:rPr>
          <w:rFonts w:ascii="Times New Roman" w:eastAsiaTheme="minorEastAsia" w:hAnsi="Times New Roman" w:cs="Times New Roman"/>
          <w:noProof/>
          <w:sz w:val="24"/>
          <w:szCs w:val="24"/>
        </w:rPr>
        <w:t>(3)</w:t>
      </w:r>
      <w:r w:rsidRPr="00E0424F">
        <w:rPr>
          <w:rFonts w:ascii="Times New Roman" w:eastAsiaTheme="minorEastAsia" w:hAnsi="Times New Roman" w:cs="Times New Roman"/>
          <w:sz w:val="24"/>
          <w:szCs w:val="24"/>
        </w:rPr>
        <w:fldChar w:fldCharType="end"/>
      </w:r>
      <w:r w:rsidRPr="00E0424F">
        <w:rPr>
          <w:rFonts w:ascii="Times New Roman" w:eastAsiaTheme="minorEastAsia" w:hAnsi="Times New Roman" w:cs="Times New Roman"/>
          <w:sz w:val="24"/>
          <w:szCs w:val="24"/>
        </w:rPr>
        <w:t xml:space="preserve"> and deals correctly with the deterministic components of the observed behavior of life expectancy and lifespan equality </w:t>
      </w:r>
      <w:r w:rsidRPr="00E0424F">
        <w:rPr>
          <w:rFonts w:ascii="Times New Roman" w:eastAsiaTheme="minorEastAsia" w:hAnsi="Times New Roman" w:cs="Times New Roman"/>
          <w:sz w:val="24"/>
          <w:szCs w:val="24"/>
        </w:rPr>
        <w:fldChar w:fldCharType="begin">
          <w:fldData xml:space="preserve">PEVuZE5vdGU+PENpdGU+PEF1dGhvcj5BaGtpbmc8L0F1dGhvcj48WWVhcj4yMDAyPC9ZZWFyPjxS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==
</w:fldData>
        </w:fldChar>
      </w:r>
      <w:r w:rsidRPr="00E0424F">
        <w:rPr>
          <w:rFonts w:ascii="Times New Roman" w:eastAsiaTheme="minorEastAsia" w:hAnsi="Times New Roman" w:cs="Times New Roman"/>
          <w:sz w:val="24"/>
          <w:szCs w:val="24"/>
        </w:rPr>
        <w:instrText xml:space="preserve"> ADDIN EN.CITE </w:instrText>
      </w:r>
      <w:r w:rsidRPr="00E0424F">
        <w:rPr>
          <w:rFonts w:ascii="Times New Roman" w:eastAsiaTheme="minorEastAsia" w:hAnsi="Times New Roman" w:cs="Times New Roman"/>
          <w:sz w:val="24"/>
          <w:szCs w:val="24"/>
        </w:rPr>
        <w:fldChar w:fldCharType="begin">
          <w:fldData xml:space="preserve">PEVuZE5vdGU+PENpdGU+PEF1dGhvcj5BaGtpbmc8L0F1dGhvcj48WWVhcj4yMDAyPC9ZZWFyPjxS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==
</w:fldData>
        </w:fldChar>
      </w:r>
      <w:r w:rsidRPr="00E0424F">
        <w:rPr>
          <w:rFonts w:ascii="Times New Roman" w:eastAsiaTheme="minorEastAsia" w:hAnsi="Times New Roman" w:cs="Times New Roman"/>
          <w:sz w:val="24"/>
          <w:szCs w:val="24"/>
        </w:rPr>
        <w:instrText xml:space="preserve"> ADDIN EN.CITE.DATA </w:instrText>
      </w:r>
      <w:r w:rsidRPr="00E0424F">
        <w:rPr>
          <w:rFonts w:ascii="Times New Roman" w:eastAsiaTheme="minorEastAsia" w:hAnsi="Times New Roman" w:cs="Times New Roman"/>
          <w:sz w:val="24"/>
          <w:szCs w:val="24"/>
        </w:rPr>
      </w:r>
      <w:r w:rsidRPr="00E0424F">
        <w:rPr>
          <w:rFonts w:ascii="Times New Roman" w:eastAsiaTheme="minorEastAsia" w:hAnsi="Times New Roman" w:cs="Times New Roman"/>
          <w:sz w:val="24"/>
          <w:szCs w:val="24"/>
        </w:rPr>
        <w:fldChar w:fldCharType="end"/>
      </w:r>
      <w:r w:rsidRPr="00E0424F">
        <w:rPr>
          <w:rFonts w:ascii="Times New Roman" w:eastAsiaTheme="minorEastAsia" w:hAnsi="Times New Roman" w:cs="Times New Roman"/>
          <w:sz w:val="24"/>
          <w:szCs w:val="24"/>
        </w:rPr>
      </w:r>
      <w:r w:rsidRPr="00E0424F">
        <w:rPr>
          <w:rFonts w:ascii="Times New Roman" w:eastAsiaTheme="minorEastAsia" w:hAnsi="Times New Roman" w:cs="Times New Roman"/>
          <w:sz w:val="24"/>
          <w:szCs w:val="24"/>
        </w:rPr>
        <w:fldChar w:fldCharType="separate"/>
      </w:r>
      <w:r w:rsidRPr="00E0424F">
        <w:rPr>
          <w:rFonts w:ascii="Times New Roman" w:eastAsiaTheme="minorEastAsia" w:hAnsi="Times New Roman" w:cs="Times New Roman"/>
          <w:noProof/>
          <w:sz w:val="24"/>
          <w:szCs w:val="24"/>
        </w:rPr>
        <w:t>(11-13)</w:t>
      </w:r>
      <w:r w:rsidRPr="00E0424F">
        <w:rPr>
          <w:rFonts w:ascii="Times New Roman" w:eastAsiaTheme="minorEastAsia" w:hAnsi="Times New Roman" w:cs="Times New Roman"/>
          <w:sz w:val="24"/>
          <w:szCs w:val="24"/>
        </w:rPr>
        <w:fldChar w:fldCharType="end"/>
      </w:r>
      <w:r w:rsidRPr="00E0424F">
        <w:rPr>
          <w:rFonts w:ascii="Times New Roman" w:eastAsiaTheme="minorEastAsia" w:hAnsi="Times New Roman" w:cs="Times New Roman"/>
          <w:sz w:val="24"/>
          <w:szCs w:val="24"/>
        </w:rPr>
        <w:t xml:space="preserve">. An advantage of this framework is that, under cointegration, parameter estimates are super consistent, which make them robust to omitted variables and endogeneity related issues </w:t>
      </w:r>
      <w:r w:rsidRPr="00E0424F">
        <w:rPr>
          <w:rFonts w:ascii="Times New Roman" w:eastAsiaTheme="minorEastAsia" w:hAnsi="Times New Roman" w:cs="Times New Roman"/>
          <w:sz w:val="24"/>
          <w:szCs w:val="24"/>
        </w:rPr>
        <w:fldChar w:fldCharType="begin"/>
      </w:r>
      <w:r w:rsidRPr="00E0424F">
        <w:rPr>
          <w:rFonts w:ascii="Times New Roman" w:eastAsiaTheme="minorEastAsia" w:hAnsi="Times New Roman" w:cs="Times New Roman"/>
          <w:sz w:val="24"/>
          <w:szCs w:val="24"/>
        </w:rPr>
        <w:instrText xml:space="preserve"> ADDIN EN.CITE &lt;EndNote&gt;&lt;Cite&gt;&lt;Author&gt;Pfaff&lt;/Author&gt;&lt;Year&gt;2008&lt;/Year&gt;&lt;RecNum&gt;36&lt;/RecNum&gt;&lt;DisplayText&gt;(4)&lt;/DisplayText&gt;&lt;record&gt;&lt;rec-number&gt;36&lt;/rec-number&gt;&lt;foreign-keys&gt;&lt;key app="EN" db-id="d2awtv0fftewv3eppa3xfdr0t9sfzrwz2txv" timestamp="0"&gt;36&lt;/key&gt;&lt;/foreign-keys&gt;&lt;ref-type name="Book"&gt;6&lt;/ref-type&gt;&lt;contributors&gt;&lt;authors&gt;&lt;author&gt;Pfaff, Bernhard&lt;/author&gt;&lt;/authors&gt;&lt;/contributors&gt;&lt;titles&gt;&lt;title&gt;Analysis of integrated and cointegrated time series with R&lt;/title&gt;&lt;/titles&gt;&lt;dates&gt;&lt;year&gt;2008&lt;/year&gt;&lt;/dates&gt;&lt;publisher&gt;Springer Science &amp;amp; Business Media&lt;/publisher&gt;&lt;label&gt;pfaff2008analysis&lt;/label&gt;&lt;urls&gt;&lt;/urls&gt;&lt;/record&gt;&lt;/Cite&gt;&lt;/EndNote&gt;</w:instrText>
      </w:r>
      <w:r w:rsidRPr="00E0424F">
        <w:rPr>
          <w:rFonts w:ascii="Times New Roman" w:eastAsiaTheme="minorEastAsia" w:hAnsi="Times New Roman" w:cs="Times New Roman"/>
          <w:sz w:val="24"/>
          <w:szCs w:val="24"/>
        </w:rPr>
        <w:fldChar w:fldCharType="separate"/>
      </w:r>
      <w:r w:rsidRPr="00E0424F">
        <w:rPr>
          <w:rFonts w:ascii="Times New Roman" w:eastAsiaTheme="minorEastAsia" w:hAnsi="Times New Roman" w:cs="Times New Roman"/>
          <w:noProof/>
          <w:sz w:val="24"/>
          <w:szCs w:val="24"/>
        </w:rPr>
        <w:t>(4)</w:t>
      </w:r>
      <w:r w:rsidRPr="00E0424F">
        <w:rPr>
          <w:rFonts w:ascii="Times New Roman" w:eastAsiaTheme="minorEastAsia" w:hAnsi="Times New Roman" w:cs="Times New Roman"/>
          <w:sz w:val="24"/>
          <w:szCs w:val="24"/>
        </w:rPr>
        <w:fldChar w:fldCharType="end"/>
      </w:r>
      <w:r w:rsidRPr="00E0424F">
        <w:rPr>
          <w:rFonts w:ascii="Times New Roman" w:eastAsiaTheme="minorEastAsia" w:hAnsi="Times New Roman" w:cs="Times New Roman"/>
          <w:sz w:val="24"/>
          <w:szCs w:val="24"/>
        </w:rPr>
        <w:t>.</w:t>
      </w:r>
    </w:p>
    <w:p w14:paraId="72BC55B0" w14:textId="77777777" w:rsidR="00B84E37" w:rsidRPr="00E0424F" w:rsidRDefault="00B84E37" w:rsidP="00B84E37">
      <w:pPr>
        <w:ind w:firstLine="720"/>
        <w:jc w:val="both"/>
        <w:rPr>
          <w:rFonts w:ascii="Times New Roman" w:eastAsiaTheme="minorEastAsia" w:hAnsi="Times New Roman" w:cs="Times New Roman"/>
          <w:sz w:val="24"/>
          <w:szCs w:val="24"/>
        </w:rPr>
      </w:pPr>
      <w:r w:rsidRPr="00E0424F">
        <w:rPr>
          <w:rFonts w:ascii="Times New Roman" w:eastAsiaTheme="minorEastAsia" w:hAnsi="Times New Roman" w:cs="Times New Roman"/>
          <w:sz w:val="24"/>
          <w:szCs w:val="24"/>
        </w:rPr>
        <w:t xml:space="preserve">We use the optimal lag length based on the Akaike Information Criterion (AIC). We applied four information criteria to 264 time series (see </w:t>
      </w:r>
      <w:r w:rsidRPr="00E0424F">
        <w:rPr>
          <w:rFonts w:ascii="Times New Roman" w:hAnsi="Times New Roman" w:cs="Times New Roman"/>
          <w:sz w:val="24"/>
          <w:szCs w:val="24"/>
        </w:rPr>
        <w:t xml:space="preserve">SI Appendix table </w:t>
      </w:r>
      <w:r w:rsidRPr="00E0424F">
        <w:rPr>
          <w:rFonts w:ascii="Times New Roman" w:eastAsiaTheme="minorEastAsia" w:hAnsi="Times New Roman" w:cs="Times New Roman"/>
          <w:sz w:val="24"/>
          <w:szCs w:val="24"/>
        </w:rPr>
        <w:t xml:space="preserve">3) </w:t>
      </w:r>
      <w:r w:rsidRPr="00E0424F">
        <w:rPr>
          <w:rFonts w:ascii="Times New Roman" w:eastAsiaTheme="minorEastAsia" w:hAnsi="Times New Roman" w:cs="Times New Roman"/>
          <w:sz w:val="24"/>
          <w:szCs w:val="24"/>
        </w:rPr>
        <w:fldChar w:fldCharType="begin">
          <w:fldData xml:space="preserve">PEVuZE5vdGU+PENpdGU+PEF1dGhvcj5Ba2Fpa2U8L0F1dGhvcj48WWVhcj4xOTgxPC9ZZWFyPjxS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</w:fldData>
        </w:fldChar>
      </w:r>
      <w:r w:rsidRPr="00E0424F">
        <w:rPr>
          <w:rFonts w:ascii="Times New Roman" w:eastAsiaTheme="minorEastAsia" w:hAnsi="Times New Roman" w:cs="Times New Roman"/>
          <w:sz w:val="24"/>
          <w:szCs w:val="24"/>
        </w:rPr>
        <w:instrText xml:space="preserve"> ADDIN EN.CITE </w:instrText>
      </w:r>
      <w:r w:rsidRPr="00E0424F">
        <w:rPr>
          <w:rFonts w:ascii="Times New Roman" w:eastAsiaTheme="minorEastAsia" w:hAnsi="Times New Roman" w:cs="Times New Roman"/>
          <w:sz w:val="24"/>
          <w:szCs w:val="24"/>
        </w:rPr>
        <w:fldChar w:fldCharType="begin">
          <w:fldData xml:space="preserve">PEVuZE5vdGU+PENpdGU+PEF1dGhvcj5Ba2Fpa2U8L0F1dGhvcj48WWVhcj4xOTgxPC9ZZWFyPjxS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</w:fldData>
        </w:fldChar>
      </w:r>
      <w:r w:rsidRPr="00E0424F">
        <w:rPr>
          <w:rFonts w:ascii="Times New Roman" w:eastAsiaTheme="minorEastAsia" w:hAnsi="Times New Roman" w:cs="Times New Roman"/>
          <w:sz w:val="24"/>
          <w:szCs w:val="24"/>
        </w:rPr>
        <w:instrText xml:space="preserve"> ADDIN EN.CITE.DATA </w:instrText>
      </w:r>
      <w:r w:rsidRPr="00E0424F">
        <w:rPr>
          <w:rFonts w:ascii="Times New Roman" w:eastAsiaTheme="minorEastAsia" w:hAnsi="Times New Roman" w:cs="Times New Roman"/>
          <w:sz w:val="24"/>
          <w:szCs w:val="24"/>
        </w:rPr>
      </w:r>
      <w:r w:rsidRPr="00E0424F">
        <w:rPr>
          <w:rFonts w:ascii="Times New Roman" w:eastAsiaTheme="minorEastAsia" w:hAnsi="Times New Roman" w:cs="Times New Roman"/>
          <w:sz w:val="24"/>
          <w:szCs w:val="24"/>
        </w:rPr>
        <w:fldChar w:fldCharType="end"/>
      </w:r>
      <w:r w:rsidRPr="00E0424F">
        <w:rPr>
          <w:rFonts w:ascii="Times New Roman" w:eastAsiaTheme="minorEastAsia" w:hAnsi="Times New Roman" w:cs="Times New Roman"/>
          <w:sz w:val="24"/>
          <w:szCs w:val="24"/>
        </w:rPr>
      </w:r>
      <w:r w:rsidRPr="00E0424F">
        <w:rPr>
          <w:rFonts w:ascii="Times New Roman" w:eastAsiaTheme="minorEastAsia" w:hAnsi="Times New Roman" w:cs="Times New Roman"/>
          <w:sz w:val="24"/>
          <w:szCs w:val="24"/>
        </w:rPr>
        <w:fldChar w:fldCharType="separate"/>
      </w:r>
      <w:r w:rsidRPr="00E0424F">
        <w:rPr>
          <w:rFonts w:ascii="Times New Roman" w:eastAsiaTheme="minorEastAsia" w:hAnsi="Times New Roman" w:cs="Times New Roman"/>
          <w:noProof/>
          <w:sz w:val="24"/>
          <w:szCs w:val="24"/>
        </w:rPr>
        <w:t>(14-17)</w:t>
      </w:r>
      <w:r w:rsidRPr="00E0424F">
        <w:rPr>
          <w:rFonts w:ascii="Times New Roman" w:eastAsiaTheme="minorEastAsia" w:hAnsi="Times New Roman" w:cs="Times New Roman"/>
          <w:sz w:val="24"/>
          <w:szCs w:val="24"/>
        </w:rPr>
        <w:fldChar w:fldCharType="end"/>
      </w:r>
      <w:r w:rsidRPr="00E0424F">
        <w:rPr>
          <w:rFonts w:ascii="Times New Roman" w:eastAsiaTheme="minorEastAsia" w:hAnsi="Times New Roman" w:cs="Times New Roman"/>
          <w:sz w:val="24"/>
          <w:szCs w:val="24"/>
        </w:rPr>
        <w:t xml:space="preserve">. In all of them, the most selected lags are one and two as optimal. We decided to choose AIC in our time series analysis based on the accuracy of the method </w:t>
      </w:r>
      <w:r w:rsidRPr="00E0424F">
        <w:rPr>
          <w:rFonts w:ascii="Times New Roman" w:eastAsiaTheme="minorEastAsia" w:hAnsi="Times New Roman" w:cs="Times New Roman"/>
          <w:sz w:val="24"/>
          <w:szCs w:val="24"/>
        </w:rPr>
        <w:fldChar w:fldCharType="begin"/>
      </w:r>
      <w:r w:rsidRPr="00E0424F">
        <w:rPr>
          <w:rFonts w:ascii="Times New Roman" w:eastAsiaTheme="minorEastAsia" w:hAnsi="Times New Roman" w:cs="Times New Roman"/>
          <w:sz w:val="24"/>
          <w:szCs w:val="24"/>
        </w:rPr>
        <w:instrText xml:space="preserve"> ADDIN EN.CITE &lt;EndNote&gt;&lt;Cite&gt;&lt;Author&gt;Ivanov&lt;/Author&gt;&lt;Year&gt;2005&lt;/Year&gt;&lt;RecNum&gt;94&lt;/RecNum&gt;&lt;DisplayText&gt;(18)&lt;/DisplayText&gt;&lt;record&gt;&lt;rec-number&gt;94&lt;/rec-number&gt;&lt;foreign-keys&gt;&lt;key app="EN" db-id="d2awtv0fftewv3eppa3xfdr0t9sfzrwz2txv" timestamp="0"&gt;94&lt;/key&gt;&lt;/foreign-keys&gt;&lt;ref-type name="Journal Article"&gt;17&lt;/ref-type&gt;&lt;contributors&gt;&lt;authors&gt;&lt;author&gt;Ivanov, Ventzislav&lt;/author&gt;&lt;author&gt;Kilian, Lutz&lt;/author&gt;&lt;/authors&gt;&lt;/contributors&gt;&lt;titles&gt;&lt;title&gt;A practitioner’s guide to lag order selection for VAR impulse response analysis&lt;/title&gt;&lt;secondary-title&gt;Studies in Nonlinear Dynamics and Econometrics&lt;/secondary-title&gt;&lt;/titles&gt;&lt;pages&gt;1-34&lt;/pages&gt;&lt;volume&gt;9&lt;/volume&gt;&lt;number&gt;1&lt;/number&gt;&lt;dates&gt;&lt;year&gt;2005&lt;/year&gt;&lt;/dates&gt;&lt;urls&gt;&lt;/urls&gt;&lt;/record&gt;&lt;/Cite&gt;&lt;/EndNote&gt;</w:instrText>
      </w:r>
      <w:r w:rsidRPr="00E0424F">
        <w:rPr>
          <w:rFonts w:ascii="Times New Roman" w:eastAsiaTheme="minorEastAsia" w:hAnsi="Times New Roman" w:cs="Times New Roman"/>
          <w:sz w:val="24"/>
          <w:szCs w:val="24"/>
        </w:rPr>
        <w:fldChar w:fldCharType="separate"/>
      </w:r>
      <w:r w:rsidRPr="00E0424F">
        <w:rPr>
          <w:rFonts w:ascii="Times New Roman" w:eastAsiaTheme="minorEastAsia" w:hAnsi="Times New Roman" w:cs="Times New Roman"/>
          <w:noProof/>
          <w:sz w:val="24"/>
          <w:szCs w:val="24"/>
        </w:rPr>
        <w:t>(18)</w:t>
      </w:r>
      <w:r w:rsidRPr="00E0424F">
        <w:rPr>
          <w:rFonts w:ascii="Times New Roman" w:eastAsiaTheme="minorEastAsia" w:hAnsi="Times New Roman" w:cs="Times New Roman"/>
          <w:sz w:val="24"/>
          <w:szCs w:val="24"/>
        </w:rPr>
        <w:fldChar w:fldCharType="end"/>
      </w:r>
      <w:r w:rsidRPr="00E0424F">
        <w:rPr>
          <w:rFonts w:ascii="Times New Roman" w:eastAsiaTheme="minorEastAsia" w:hAnsi="Times New Roman" w:cs="Times New Roman"/>
          <w:sz w:val="24"/>
          <w:szCs w:val="24"/>
        </w:rPr>
        <w:t xml:space="preserve"> to avoid over-parametrization and to have consistency across countries and sexes.</w:t>
      </w:r>
    </w:p>
    <w:p w14:paraId="3E303D05" w14:textId="77777777" w:rsidR="00B84E37" w:rsidRPr="00E0424F" w:rsidRDefault="00B84E37" w:rsidP="00B84E37">
      <w:pPr>
        <w:ind w:firstLine="720"/>
        <w:jc w:val="both"/>
        <w:rPr>
          <w:rFonts w:ascii="Times New Roman" w:eastAsiaTheme="minorEastAsia" w:hAnsi="Times New Roman" w:cs="Times New Roman"/>
          <w:sz w:val="24"/>
          <w:szCs w:val="24"/>
        </w:rPr>
      </w:pPr>
      <w:r w:rsidRPr="00E0424F">
        <w:rPr>
          <w:rFonts w:ascii="Times New Roman" w:eastAsiaTheme="minorEastAsia" w:hAnsi="Times New Roman" w:cs="Times New Roman"/>
          <w:sz w:val="24"/>
          <w:szCs w:val="24"/>
        </w:rPr>
        <w:t xml:space="preserve">There are two test statistics for cointegration, the Lambda-max and the trace statistics </w:t>
      </w:r>
      <w:r w:rsidRPr="00E0424F">
        <w:rPr>
          <w:rFonts w:ascii="Times New Roman" w:eastAsiaTheme="minorEastAsia" w:hAnsi="Times New Roman" w:cs="Times New Roman"/>
          <w:sz w:val="24"/>
          <w:szCs w:val="24"/>
        </w:rPr>
        <w:fldChar w:fldCharType="begin"/>
      </w:r>
      <w:r w:rsidRPr="00E0424F">
        <w:rPr>
          <w:rFonts w:ascii="Times New Roman" w:eastAsiaTheme="minorEastAsia" w:hAnsi="Times New Roman" w:cs="Times New Roman"/>
          <w:sz w:val="24"/>
          <w:szCs w:val="24"/>
        </w:rPr>
        <w:instrText xml:space="preserve"> ADDIN EN.CITE &lt;EndNote&gt;&lt;Cite&gt;&lt;Author&gt;Johansen&lt;/Author&gt;&lt;Year&gt;1994&lt;/Year&gt;&lt;RecNum&gt;80&lt;/RecNum&gt;&lt;DisplayText&gt;(19)&lt;/DisplayText&gt;&lt;record&gt;&lt;rec-number&gt;80&lt;/rec-number&gt;&lt;foreign-keys&gt;&lt;key app="EN" db-id="d2awtv0fftewv3eppa3xfdr0t9sfzrwz2txv" timestamp="0"&gt;80&lt;/key&gt;&lt;/foreign-keys&gt;&lt;ref-type name="Journal Article"&gt;17&lt;/ref-type&gt;&lt;contributors&gt;&lt;authors&gt;&lt;author&gt;Johansen, S</w:instrText>
      </w:r>
      <w:r w:rsidRPr="00E0424F">
        <w:rPr>
          <w:rFonts w:ascii="Cambria Math" w:eastAsiaTheme="minorEastAsia" w:hAnsi="Cambria Math" w:cs="Cambria Math"/>
          <w:sz w:val="24"/>
          <w:szCs w:val="24"/>
        </w:rPr>
        <w:instrText>⊘</w:instrText>
      </w:r>
      <w:r w:rsidRPr="00E0424F">
        <w:rPr>
          <w:rFonts w:ascii="Times New Roman" w:eastAsiaTheme="minorEastAsia" w:hAnsi="Times New Roman" w:cs="Times New Roman"/>
          <w:sz w:val="24"/>
          <w:szCs w:val="24"/>
        </w:rPr>
        <w:instrText xml:space="preserve"> ren&lt;/author&gt;&lt;/authors&gt;&lt;/contributors&gt;&lt;titles&gt;&lt;title&gt;The role of the constant and linear terms in cointegration analysis of nonstationary variables&lt;/title&gt;&lt;secondary-title&gt;Econometric reviews&lt;/secondary-title&gt;&lt;/titles&gt;&lt;pages&gt;205-229&lt;/pages&gt;&lt;volume&gt;13&lt;/volume&gt;&lt;number&gt;2&lt;/number&gt;&lt;dates&gt;&lt;year&gt;1994&lt;/year&gt;&lt;/dates&gt;&lt;isbn&gt;0747-4938&lt;/isbn&gt;&lt;urls&gt;&lt;/urls&gt;&lt;/record&gt;&lt;/Cite&gt;&lt;/EndNote&gt;</w:instrText>
      </w:r>
      <w:r w:rsidRPr="00E0424F">
        <w:rPr>
          <w:rFonts w:ascii="Times New Roman" w:eastAsiaTheme="minorEastAsia" w:hAnsi="Times New Roman" w:cs="Times New Roman"/>
          <w:sz w:val="24"/>
          <w:szCs w:val="24"/>
        </w:rPr>
        <w:fldChar w:fldCharType="separate"/>
      </w:r>
      <w:r w:rsidRPr="00E0424F">
        <w:rPr>
          <w:rFonts w:ascii="Times New Roman" w:eastAsiaTheme="minorEastAsia" w:hAnsi="Times New Roman" w:cs="Times New Roman"/>
          <w:noProof/>
          <w:sz w:val="24"/>
          <w:szCs w:val="24"/>
        </w:rPr>
        <w:t>(19)</w:t>
      </w:r>
      <w:r w:rsidRPr="00E0424F">
        <w:rPr>
          <w:rFonts w:ascii="Times New Roman" w:eastAsiaTheme="minorEastAsia" w:hAnsi="Times New Roman" w:cs="Times New Roman"/>
          <w:sz w:val="24"/>
          <w:szCs w:val="24"/>
        </w:rPr>
        <w:fldChar w:fldCharType="end"/>
      </w:r>
      <w:r w:rsidRPr="00E0424F">
        <w:rPr>
          <w:rFonts w:ascii="Times New Roman" w:eastAsiaTheme="minorEastAsia" w:hAnsi="Times New Roman" w:cs="Times New Roman"/>
          <w:sz w:val="24"/>
          <w:szCs w:val="24"/>
        </w:rPr>
        <w:t xml:space="preserve">. The first one tests the null hypothesis of </w:t>
      </w:r>
      <w:r w:rsidRPr="00E0424F">
        <w:rPr>
          <w:rFonts w:ascii="Times New Roman" w:eastAsiaTheme="minorEastAsia" w:hAnsi="Times New Roman" w:cs="Times New Roman"/>
          <w:i/>
          <w:sz w:val="24"/>
          <w:szCs w:val="24"/>
        </w:rPr>
        <w:t xml:space="preserve">r </w:t>
      </w:r>
      <w:r w:rsidRPr="00E0424F">
        <w:rPr>
          <w:rFonts w:ascii="Times New Roman" w:eastAsiaTheme="minorEastAsia" w:hAnsi="Times New Roman" w:cs="Times New Roman"/>
          <w:sz w:val="24"/>
          <w:szCs w:val="24"/>
        </w:rPr>
        <w:t xml:space="preserve">cointegrating vectors against the specific alternative of </w:t>
      </w:r>
      <w:r w:rsidRPr="00E0424F">
        <w:rPr>
          <w:rFonts w:ascii="Times New Roman" w:eastAsiaTheme="minorEastAsia" w:hAnsi="Times New Roman" w:cs="Times New Roman"/>
          <w:i/>
          <w:sz w:val="24"/>
          <w:szCs w:val="24"/>
        </w:rPr>
        <w:t xml:space="preserve">r+1 </w:t>
      </w:r>
      <w:r w:rsidRPr="00E0424F">
        <w:rPr>
          <w:rFonts w:ascii="Times New Roman" w:eastAsiaTheme="minorEastAsia" w:hAnsi="Times New Roman" w:cs="Times New Roman"/>
          <w:sz w:val="24"/>
          <w:szCs w:val="24"/>
        </w:rPr>
        <w:t>cointegrating vector(s). The trace statistic tests the null hypothesis of no cointegrating vector against a general alternative of one or more cointegrating vectors (</w:t>
      </w:r>
      <w:r w:rsidRPr="00E0424F">
        <w:rPr>
          <w:rFonts w:ascii="Times New Roman" w:eastAsiaTheme="minorEastAsia" w:hAnsi="Times New Roman" w:cs="Times New Roman"/>
          <w:i/>
          <w:sz w:val="24"/>
          <w:szCs w:val="24"/>
        </w:rPr>
        <w:t>r&gt;1</w:t>
      </w:r>
      <w:r w:rsidRPr="00E0424F">
        <w:rPr>
          <w:rFonts w:ascii="Times New Roman" w:eastAsiaTheme="minorEastAsia" w:hAnsi="Times New Roman" w:cs="Times New Roman"/>
          <w:sz w:val="24"/>
          <w:szCs w:val="24"/>
        </w:rPr>
        <w:t>). We performed both tests to each country for females and males separately.</w:t>
      </w:r>
    </w:p>
    <w:p w14:paraId="5BA1BADD" w14:textId="77777777" w:rsidR="00B84E37" w:rsidRPr="00E0424F" w:rsidRDefault="00B84E37" w:rsidP="00B84E37">
      <w:pPr>
        <w:ind w:firstLine="720"/>
        <w:jc w:val="both"/>
        <w:rPr>
          <w:rFonts w:ascii="Times New Roman" w:eastAsiaTheme="minorEastAsia" w:hAnsi="Times New Roman" w:cs="Times New Roman"/>
          <w:sz w:val="24"/>
          <w:szCs w:val="24"/>
        </w:rPr>
      </w:pPr>
      <w:r w:rsidRPr="00E0424F">
        <w:rPr>
          <w:rFonts w:ascii="Times New Roman" w:eastAsiaTheme="minorEastAsia" w:hAnsi="Times New Roman" w:cs="Times New Roman"/>
          <w:sz w:val="24"/>
          <w:szCs w:val="24"/>
        </w:rPr>
        <w:t xml:space="preserve">Subsequently, after finding </w:t>
      </w:r>
      <w:r w:rsidRPr="00E0424F">
        <w:rPr>
          <w:rFonts w:ascii="Times New Roman" w:eastAsiaTheme="minorEastAsia" w:hAnsi="Times New Roman" w:cs="Times New Roman"/>
          <w:i/>
          <w:sz w:val="24"/>
          <w:szCs w:val="24"/>
        </w:rPr>
        <w:t xml:space="preserve">r </w:t>
      </w:r>
      <w:r w:rsidRPr="00E0424F">
        <w:rPr>
          <w:rFonts w:ascii="Times New Roman" w:eastAsiaTheme="minorEastAsia" w:hAnsi="Times New Roman" w:cs="Times New Roman"/>
          <w:sz w:val="24"/>
          <w:szCs w:val="24"/>
        </w:rPr>
        <w:t xml:space="preserve">cointegrating relationships, we estimated the VECM representation of each system, that is, we ran an OLS regression on the lagged differenced variables and the error correction term derived from the previous step. All the analyses were carried out using the programming language R  </w:t>
      </w:r>
      <w:r w:rsidRPr="00E0424F">
        <w:rPr>
          <w:rFonts w:ascii="Times New Roman" w:eastAsiaTheme="minorEastAsia" w:hAnsi="Times New Roman" w:cs="Times New Roman"/>
          <w:sz w:val="24"/>
          <w:szCs w:val="24"/>
        </w:rPr>
        <w:fldChar w:fldCharType="begin"/>
      </w:r>
      <w:r w:rsidRPr="00E0424F">
        <w:rPr>
          <w:rFonts w:ascii="Times New Roman" w:eastAsiaTheme="minorEastAsia" w:hAnsi="Times New Roman" w:cs="Times New Roman"/>
          <w:sz w:val="24"/>
          <w:szCs w:val="24"/>
        </w:rPr>
        <w:instrText xml:space="preserve"> ADDIN EN.CITE &lt;EndNote&gt;&lt;Cite&gt;&lt;Author&gt;Ihaka&lt;/Author&gt;&lt;Year&gt;1996&lt;/Year&gt;&lt;RecNum&gt;103&lt;/RecNum&gt;&lt;DisplayText&gt;(20)&lt;/DisplayText&gt;&lt;record&gt;&lt;rec-number&gt;103&lt;/rec-number&gt;&lt;foreign-keys&gt;&lt;key app="EN" db-id="d2awtv0fftewv3eppa3xfdr0t9sfzrwz2txv" timestamp="0"&gt;103&lt;/key&gt;&lt;/foreign-keys&gt;&lt;ref-type name="Journal Article"&gt;17&lt;/ref-type&gt;&lt;contributors&gt;&lt;authors&gt;&lt;author&gt;Ihaka, Ross&lt;/author&gt;&lt;author&gt;Gentleman, Robert&lt;/author&gt;&lt;/authors&gt;&lt;/contributors&gt;&lt;titles&gt;&lt;title&gt;R: a language for data analysis and graphics&lt;/title&gt;&lt;secondary-title&gt;Journal of computational and graphical statistics&lt;/secondary-title&gt;&lt;/titles&gt;&lt;pages&gt;299-314&lt;/pages&gt;&lt;volume&gt;5&lt;/volume&gt;&lt;number&gt;3&lt;/number&gt;&lt;dates&gt;&lt;year&gt;1996&lt;/year&gt;&lt;/dates&gt;&lt;isbn&gt;1061-8600&lt;/isbn&gt;&lt;urls&gt;&lt;/urls&gt;&lt;/record&gt;&lt;/Cite&gt;&lt;/EndNote&gt;</w:instrText>
      </w:r>
      <w:r w:rsidRPr="00E0424F">
        <w:rPr>
          <w:rFonts w:ascii="Times New Roman" w:eastAsiaTheme="minorEastAsia" w:hAnsi="Times New Roman" w:cs="Times New Roman"/>
          <w:sz w:val="24"/>
          <w:szCs w:val="24"/>
        </w:rPr>
        <w:fldChar w:fldCharType="separate"/>
      </w:r>
      <w:r w:rsidRPr="00E0424F">
        <w:rPr>
          <w:rFonts w:ascii="Times New Roman" w:eastAsiaTheme="minorEastAsia" w:hAnsi="Times New Roman" w:cs="Times New Roman"/>
          <w:noProof/>
          <w:sz w:val="24"/>
          <w:szCs w:val="24"/>
        </w:rPr>
        <w:t>(20)</w:t>
      </w:r>
      <w:r w:rsidRPr="00E0424F">
        <w:rPr>
          <w:rFonts w:ascii="Times New Roman" w:eastAsiaTheme="minorEastAsia" w:hAnsi="Times New Roman" w:cs="Times New Roman"/>
          <w:sz w:val="24"/>
          <w:szCs w:val="24"/>
        </w:rPr>
        <w:fldChar w:fldCharType="end"/>
      </w:r>
      <w:r w:rsidRPr="00E0424F">
        <w:rPr>
          <w:rFonts w:ascii="Times New Roman" w:eastAsiaTheme="minorEastAsia" w:hAnsi="Times New Roman" w:cs="Times New Roman"/>
          <w:sz w:val="24"/>
          <w:szCs w:val="24"/>
        </w:rPr>
        <w:t xml:space="preserve">. </w:t>
      </w:r>
    </w:p>
    <w:p w14:paraId="668A8627" w14:textId="77777777" w:rsidR="00B84E37" w:rsidRPr="00E0424F" w:rsidRDefault="00B84E37" w:rsidP="00B84E37">
      <w:pPr>
        <w:ind w:firstLine="720"/>
        <w:jc w:val="both"/>
        <w:rPr>
          <w:rFonts w:ascii="Times New Roman" w:hAnsi="Times New Roman" w:cs="Times New Roman"/>
          <w:sz w:val="24"/>
          <w:szCs w:val="24"/>
        </w:rPr>
      </w:pPr>
      <w:r w:rsidRPr="00E0424F">
        <w:rPr>
          <w:rFonts w:ascii="Times New Roman" w:eastAsiaTheme="minorEastAsia" w:hAnsi="Times New Roman" w:cs="Times New Roman"/>
          <w:b/>
          <w:sz w:val="24"/>
          <w:szCs w:val="24"/>
        </w:rPr>
        <w:t>Granger causality.</w:t>
      </w:r>
      <w:r w:rsidRPr="00E0424F">
        <w:rPr>
          <w:rFonts w:ascii="Times New Roman" w:hAnsi="Times New Roman" w:cs="Times New Roman"/>
          <w:sz w:val="24"/>
          <w:szCs w:val="24"/>
        </w:rPr>
        <w:t xml:space="preserve"> The notion of Granger causality refers to a probabilistic concept of causality that exploits the fact that causes must precede their effects in time </w:t>
      </w:r>
      <w:r w:rsidRPr="00E0424F">
        <w:rPr>
          <w:rFonts w:ascii="Times New Roman" w:eastAsiaTheme="minorEastAsia" w:hAnsi="Times New Roman" w:cs="Times New Roman"/>
          <w:sz w:val="24"/>
          <w:szCs w:val="24"/>
        </w:rPr>
        <w:t xml:space="preserve"> </w:t>
      </w:r>
      <w:r w:rsidRPr="00E0424F">
        <w:rPr>
          <w:rFonts w:ascii="Times New Roman" w:eastAsiaTheme="minorEastAsia" w:hAnsi="Times New Roman" w:cs="Times New Roman"/>
          <w:sz w:val="24"/>
          <w:szCs w:val="24"/>
        </w:rPr>
        <w:fldChar w:fldCharType="begin"/>
      </w:r>
      <w:r w:rsidRPr="00E0424F">
        <w:rPr>
          <w:rFonts w:ascii="Times New Roman" w:eastAsiaTheme="minorEastAsia" w:hAnsi="Times New Roman" w:cs="Times New Roman"/>
          <w:sz w:val="24"/>
          <w:szCs w:val="24"/>
        </w:rPr>
        <w:instrText xml:space="preserve"> ADDIN EN.CITE &lt;EndNote&gt;&lt;Cite&gt;&lt;Author&gt;Granger&lt;/Author&gt;&lt;Year&gt;1969&lt;/Year&gt;&lt;RecNum&gt;95&lt;/RecNum&gt;&lt;DisplayText&gt;(21, 22)&lt;/DisplayText&gt;&lt;record&gt;&lt;rec-number&gt;95&lt;/rec-number&gt;&lt;foreign-keys&gt;&lt;key app="EN" db-id="d2awtv0fftewv3eppa3xfdr0t9sfzrwz2txv" timestamp="0"&gt;95&lt;/key&gt;&lt;/foreign-keys&gt;&lt;ref-type name="Journal Article"&gt;17&lt;/ref-type&gt;&lt;contributors&gt;&lt;authors&gt;&lt;author&gt;Granger, Clive WJ&lt;/author&gt;&lt;/authors&gt;&lt;/contributors&gt;&lt;titles&gt;&lt;title&gt;Investigating causal relations by econometric models and cross-spectral methods&lt;/title&gt;&lt;secondary-title&gt;Econometrica: Journal of the Econometric Society&lt;/secondary-title&gt;&lt;/titles&gt;&lt;pages&gt;424-438&lt;/pages&gt;&lt;dates&gt;&lt;year&gt;1969&lt;/year&gt;&lt;/dates&gt;&lt;isbn&gt;0012-9682&lt;/isbn&gt;&lt;urls&gt;&lt;/urls&gt;&lt;/record&gt;&lt;/Cite&gt;&lt;Cite&gt;&lt;Author&gt;Granger&lt;/Author&gt;&lt;Year&gt;1980&lt;/Year&gt;&lt;RecNum&gt;96&lt;/RecNum&gt;&lt;record&gt;&lt;rec-number&gt;96&lt;/rec-number&gt;&lt;foreign-keys&gt;&lt;key app="EN" db-id="d2awtv0fftewv3eppa3xfdr0t9sfzrwz2txv" timestamp="0"&gt;96&lt;/key&gt;&lt;/foreign-keys&gt;&lt;ref-type name="Journal Article"&gt;17&lt;/ref-type&gt;&lt;contributors&gt;&lt;authors&gt;&lt;author&gt;Granger, Clive WJ&lt;/author&gt;&lt;/authors&gt;&lt;/contributors&gt;&lt;titles&gt;&lt;title&gt;Testing for causality: a personal viewpoint&lt;/title&gt;&lt;secondary-title&gt;Journal of Economic Dynamics and control&lt;/secondary-title&gt;&lt;/titles&gt;&lt;pages&gt;329-352&lt;/pages&gt;&lt;volume&gt;2&lt;/volume&gt;&lt;dates&gt;&lt;year&gt;1980&lt;/year&gt;&lt;/dates&gt;&lt;isbn&gt;0165-1889&lt;/isbn&gt;&lt;urls&gt;&lt;/urls&gt;&lt;/record&gt;&lt;/Cite&gt;&lt;/EndNote&gt;</w:instrText>
      </w:r>
      <w:r w:rsidRPr="00E0424F">
        <w:rPr>
          <w:rFonts w:ascii="Times New Roman" w:eastAsiaTheme="minorEastAsia" w:hAnsi="Times New Roman" w:cs="Times New Roman"/>
          <w:sz w:val="24"/>
          <w:szCs w:val="24"/>
        </w:rPr>
        <w:fldChar w:fldCharType="separate"/>
      </w:r>
      <w:r w:rsidRPr="00E0424F">
        <w:rPr>
          <w:rFonts w:ascii="Times New Roman" w:eastAsiaTheme="minorEastAsia" w:hAnsi="Times New Roman" w:cs="Times New Roman"/>
          <w:noProof/>
          <w:sz w:val="24"/>
          <w:szCs w:val="24"/>
        </w:rPr>
        <w:t>(21, 22)</w:t>
      </w:r>
      <w:r w:rsidRPr="00E0424F">
        <w:rPr>
          <w:rFonts w:ascii="Times New Roman" w:eastAsiaTheme="minorEastAsia" w:hAnsi="Times New Roman" w:cs="Times New Roman"/>
          <w:sz w:val="24"/>
          <w:szCs w:val="24"/>
        </w:rPr>
        <w:fldChar w:fldCharType="end"/>
      </w:r>
      <w:r w:rsidRPr="00E0424F">
        <w:rPr>
          <w:rFonts w:ascii="Times New Roman" w:eastAsiaTheme="minorEastAsia" w:hAnsi="Times New Roman" w:cs="Times New Roman"/>
          <w:sz w:val="24"/>
          <w:szCs w:val="24"/>
        </w:rPr>
        <w:t xml:space="preserve">. </w:t>
      </w:r>
      <w:r w:rsidRPr="00E0424F">
        <w:rPr>
          <w:rFonts w:ascii="Times New Roman" w:hAnsi="Times New Roman" w:cs="Times New Roman"/>
          <w:sz w:val="24"/>
          <w:szCs w:val="24"/>
        </w:rPr>
        <w:t xml:space="preserve">Although temporal precedence alone is not enough to stablish a causal link, the concept of Granger causality still remains useful for causal learning when taking into account its limitations </w:t>
      </w:r>
      <w:r w:rsidRPr="00E0424F">
        <w:rPr>
          <w:rFonts w:ascii="Times New Roman" w:hAnsi="Times New Roman" w:cs="Times New Roman"/>
          <w:sz w:val="24"/>
          <w:szCs w:val="24"/>
        </w:rPr>
        <w:fldChar w:fldCharType="begin"/>
      </w:r>
      <w:r w:rsidRPr="00E0424F">
        <w:rPr>
          <w:rFonts w:ascii="Times New Roman" w:hAnsi="Times New Roman" w:cs="Times New Roman"/>
          <w:sz w:val="24"/>
          <w:szCs w:val="24"/>
        </w:rPr>
        <w:instrText xml:space="preserve"> ADDIN EN.CITE &lt;EndNote&gt;&lt;Cite&gt;&lt;Author&gt;Eichler&lt;/Author&gt;&lt;Year&gt;2013&lt;/Year&gt;&lt;RecNum&gt;97&lt;/RecNum&gt;&lt;DisplayText&gt;(23)&lt;/DisplayText&gt;&lt;record&gt;&lt;rec-number&gt;97&lt;/rec-number&gt;&lt;foreign-keys&gt;&lt;key app="EN" db-id="d2awtv0fftewv3eppa3xfdr0t9sfzrwz2txv" timestamp="0"&gt;97&lt;/key&gt;&lt;/foreign-keys&gt;&lt;ref-type name="Journal Article"&gt;17&lt;/ref-type&gt;&lt;contributors&gt;&lt;authors&gt;&lt;author&gt;Eichler, Michael&lt;/author&gt;&lt;/authors&gt;&lt;/contributors&gt;&lt;titles&gt;&lt;title&gt;Causal inference with multiple time series: principles and problems&lt;/title&gt;&lt;secondary-title&gt;Philosophical Transactions of the Royal Society of London A: Mathematical, Physical and Engineering Sciences&lt;/secondary-title&gt;&lt;/titles&gt;&lt;pages&gt;20110613&lt;/pages&gt;&lt;volume&gt;371&lt;/volume&gt;&lt;number&gt;1997&lt;/number&gt;&lt;dates&gt;&lt;year&gt;2013&lt;/year&gt;&lt;/dates&gt;&lt;isbn&gt;1364-503X&lt;/isbn&gt;&lt;urls&gt;&lt;/urls&gt;&lt;/record&gt;&lt;/Cite&gt;&lt;/EndNote&gt;</w:instrText>
      </w:r>
      <w:r w:rsidRPr="00E0424F">
        <w:rPr>
          <w:rFonts w:ascii="Times New Roman" w:hAnsi="Times New Roman" w:cs="Times New Roman"/>
          <w:sz w:val="24"/>
          <w:szCs w:val="24"/>
        </w:rPr>
        <w:fldChar w:fldCharType="separate"/>
      </w:r>
      <w:r w:rsidRPr="00E0424F">
        <w:rPr>
          <w:rFonts w:ascii="Times New Roman" w:hAnsi="Times New Roman" w:cs="Times New Roman"/>
          <w:noProof/>
          <w:sz w:val="24"/>
          <w:szCs w:val="24"/>
        </w:rPr>
        <w:t>(23)</w:t>
      </w:r>
      <w:r w:rsidRPr="00E0424F">
        <w:rPr>
          <w:rFonts w:ascii="Times New Roman" w:hAnsi="Times New Roman" w:cs="Times New Roman"/>
          <w:sz w:val="24"/>
          <w:szCs w:val="24"/>
        </w:rPr>
        <w:fldChar w:fldCharType="end"/>
      </w:r>
      <w:r w:rsidRPr="00E0424F">
        <w:rPr>
          <w:rFonts w:ascii="Times New Roman" w:hAnsi="Times New Roman" w:cs="Times New Roman"/>
          <w:sz w:val="24"/>
          <w:szCs w:val="24"/>
        </w:rPr>
        <w:t xml:space="preserve">. </w:t>
      </w:r>
    </w:p>
    <w:p w14:paraId="6B496626" w14:textId="77777777" w:rsidR="00B84E37" w:rsidRPr="00E0424F" w:rsidRDefault="00B84E37" w:rsidP="00B84E37">
      <w:pPr>
        <w:ind w:firstLine="720"/>
        <w:jc w:val="both"/>
        <w:rPr>
          <w:rFonts w:ascii="Times New Roman" w:eastAsiaTheme="minorEastAsia" w:hAnsi="Times New Roman" w:cs="Times New Roman"/>
          <w:sz w:val="24"/>
          <w:szCs w:val="24"/>
        </w:rPr>
      </w:pPr>
      <w:r w:rsidRPr="00E0424F">
        <w:rPr>
          <w:rFonts w:ascii="Times New Roman" w:hAnsi="Times New Roman" w:cs="Times New Roman"/>
          <w:sz w:val="24"/>
          <w:szCs w:val="24"/>
        </w:rPr>
        <w:t xml:space="preserve">We performed instantaneous causality tests for all the populations in our study and found that in 90% of the cases the null hypothesis of no instantaneous causality was rejected. </w:t>
      </w:r>
      <w:r w:rsidRPr="00E0424F">
        <w:rPr>
          <w:rFonts w:ascii="Times New Roman" w:eastAsiaTheme="minorEastAsia" w:hAnsi="Times New Roman" w:cs="Times New Roman"/>
          <w:sz w:val="24"/>
          <w:szCs w:val="24"/>
        </w:rPr>
        <w:t xml:space="preserve"> Moreover, 84% of the cases exhibit a negative error correction coefficient, which is significant in more than 60% of cases. These findings confirm that a long-run co-movement exists between life expectancy and lifespan equality. It is worth mentioning that we did not find clear patterns or cuts in the speed of adjustment and in the cointegrating vector, other than similar directions for most countries.</w:t>
      </w:r>
    </w:p>
    <w:p w14:paraId="79E0B3CA" w14:textId="77777777" w:rsidR="00B84E37" w:rsidRPr="00E0424F" w:rsidRDefault="00B84E37" w:rsidP="00B84E37">
      <w:pPr>
        <w:ind w:firstLine="720"/>
        <w:jc w:val="both"/>
        <w:rPr>
          <w:rFonts w:ascii="Times New Roman" w:eastAsiaTheme="minorEastAsia" w:hAnsi="Times New Roman" w:cs="Times New Roman"/>
          <w:sz w:val="24"/>
          <w:szCs w:val="24"/>
        </w:rPr>
      </w:pPr>
    </w:p>
    <w:p w14:paraId="3C5E537B" w14:textId="77777777" w:rsidR="00B84E37" w:rsidRPr="00E0424F" w:rsidRDefault="00B84E37" w:rsidP="00B84E37">
      <w:pPr>
        <w:jc w:val="both"/>
        <w:rPr>
          <w:rFonts w:ascii="Times New Roman" w:eastAsiaTheme="minorEastAsia" w:hAnsi="Times New Roman" w:cs="Times New Roman"/>
          <w:b/>
          <w:i/>
          <w:sz w:val="24"/>
          <w:szCs w:val="24"/>
        </w:rPr>
      </w:pPr>
      <w:r w:rsidRPr="00E0424F">
        <w:rPr>
          <w:rFonts w:ascii="Times New Roman" w:hAnsi="Times New Roman" w:cs="Times New Roman"/>
          <w:b/>
          <w:sz w:val="24"/>
          <w:szCs w:val="24"/>
        </w:rPr>
        <w:lastRenderedPageBreak/>
        <w:t>A.</w:t>
      </w:r>
      <w:r w:rsidR="003B3BFD" w:rsidRPr="00E0424F">
        <w:rPr>
          <w:rFonts w:ascii="Times New Roman" w:hAnsi="Times New Roman" w:cs="Times New Roman"/>
          <w:b/>
          <w:sz w:val="24"/>
          <w:szCs w:val="24"/>
        </w:rPr>
        <w:t>3</w:t>
      </w:r>
      <w:r w:rsidRPr="00E0424F">
        <w:rPr>
          <w:rFonts w:ascii="Times New Roman" w:hAnsi="Times New Roman" w:cs="Times New Roman"/>
          <w:b/>
          <w:sz w:val="24"/>
          <w:szCs w:val="24"/>
        </w:rPr>
        <w:t xml:space="preserve"> </w:t>
      </w:r>
      <w:r w:rsidRPr="00E0424F">
        <w:rPr>
          <w:rFonts w:ascii="Times New Roman" w:eastAsiaTheme="minorEastAsia" w:hAnsi="Times New Roman" w:cs="Times New Roman"/>
          <w:b/>
          <w:sz w:val="24"/>
          <w:szCs w:val="24"/>
        </w:rPr>
        <w:t>Exceptions for long-run evidence.</w:t>
      </w:r>
    </w:p>
    <w:p w14:paraId="09B55C58" w14:textId="77777777" w:rsidR="00726C93" w:rsidRPr="00E0424F" w:rsidRDefault="00B84E37" w:rsidP="00B84E37">
      <w:pPr>
        <w:ind w:firstLine="720"/>
        <w:jc w:val="both"/>
        <w:rPr>
          <w:rFonts w:ascii="Times New Roman" w:eastAsiaTheme="minorEastAsia" w:hAnsi="Times New Roman" w:cs="Times New Roman"/>
          <w:sz w:val="24"/>
          <w:szCs w:val="24"/>
        </w:rPr>
      </w:pPr>
      <w:r w:rsidRPr="00E0424F">
        <w:rPr>
          <w:rFonts w:ascii="Times New Roman" w:eastAsiaTheme="minorEastAsia" w:hAnsi="Times New Roman" w:cs="Times New Roman"/>
          <w:sz w:val="24"/>
          <w:szCs w:val="24"/>
        </w:rPr>
        <w:t>Some countries did not show evidence of a long-run relationship: females</w:t>
      </w:r>
      <w:r w:rsidRPr="00E0424F" w:rsidDel="00FC02D8">
        <w:rPr>
          <w:rFonts w:ascii="Times New Roman" w:eastAsiaTheme="minorEastAsia" w:hAnsi="Times New Roman" w:cs="Times New Roman"/>
          <w:sz w:val="24"/>
          <w:szCs w:val="24"/>
        </w:rPr>
        <w:t xml:space="preserve"> </w:t>
      </w:r>
      <w:r w:rsidRPr="00E0424F">
        <w:rPr>
          <w:rFonts w:ascii="Times New Roman" w:eastAsiaTheme="minorEastAsia" w:hAnsi="Times New Roman" w:cs="Times New Roman"/>
          <w:sz w:val="24"/>
          <w:szCs w:val="24"/>
        </w:rPr>
        <w:t xml:space="preserve">in Lithuania, Belarus and New Zealand, and males in Lithuania, Belarus and Belgium. This could be a result of data quality and short time series. For instance, data quality has long been an issue in countries from Eastern Europe, such as Lithuania and Belarus, during the Soviet Period </w:t>
      </w:r>
      <w:r w:rsidRPr="00E0424F">
        <w:rPr>
          <w:rFonts w:ascii="Times New Roman" w:eastAsiaTheme="minorEastAsia" w:hAnsi="Times New Roman" w:cs="Times New Roman"/>
          <w:sz w:val="24"/>
          <w:szCs w:val="24"/>
        </w:rPr>
        <w:fldChar w:fldCharType="begin"/>
      </w:r>
      <w:r w:rsidRPr="00E0424F">
        <w:rPr>
          <w:rFonts w:ascii="Times New Roman" w:eastAsiaTheme="minorEastAsia" w:hAnsi="Times New Roman" w:cs="Times New Roman"/>
          <w:sz w:val="24"/>
          <w:szCs w:val="24"/>
        </w:rPr>
        <w:instrText xml:space="preserve"> ADDIN EN.CITE &lt;EndNote&gt;&lt;Cite&gt;&lt;Author&gt;Human Mortality Database. University of California&lt;/Author&gt;&lt;Year&gt;2017&lt;/Year&gt;&lt;RecNum&gt;13&lt;/RecNum&gt;&lt;DisplayText&gt;(24)&lt;/DisplayText&gt;&lt;record&gt;&lt;rec-number&gt;13&lt;/rec-number&gt;&lt;foreign-keys&gt;&lt;key app="EN" db-id="pdtewsetrssszaepssypw0pjxx5d29tdt2d9" timestamp="1478167841"&gt;13&lt;/key&gt;&lt;/foreign-keys&gt;&lt;ref-type name="Dataset"&gt;59&lt;/ref-type&gt;&lt;contributors&gt;&lt;authors&gt;&lt;author&gt;Human Mortality Database. University of California, Berkeley (USA), and Max Planck Institute for Demographic Research (Germany)&lt;/author&gt;&lt;/authors&gt;&lt;/contributors&gt;&lt;titles&gt;&lt;title&gt;Human Mortality Database&lt;/title&gt;&lt;/titles&gt;&lt;dates&gt;&lt;year&gt;2017&lt;/year&gt;&lt;/dates&gt;&lt;label&gt;HMD&lt;/label&gt;&lt;urls&gt;&lt;/urls&gt;&lt;/record&gt;&lt;/Cite&gt;&lt;/EndNote&gt;</w:instrText>
      </w:r>
      <w:r w:rsidRPr="00E0424F">
        <w:rPr>
          <w:rFonts w:ascii="Times New Roman" w:eastAsiaTheme="minorEastAsia" w:hAnsi="Times New Roman" w:cs="Times New Roman"/>
          <w:sz w:val="24"/>
          <w:szCs w:val="24"/>
        </w:rPr>
        <w:fldChar w:fldCharType="separate"/>
      </w:r>
      <w:r w:rsidRPr="00E0424F">
        <w:rPr>
          <w:rFonts w:ascii="Times New Roman" w:eastAsiaTheme="minorEastAsia" w:hAnsi="Times New Roman" w:cs="Times New Roman"/>
          <w:noProof/>
          <w:sz w:val="24"/>
          <w:szCs w:val="24"/>
        </w:rPr>
        <w:t>(24)</w:t>
      </w:r>
      <w:r w:rsidRPr="00E0424F">
        <w:rPr>
          <w:rFonts w:ascii="Times New Roman" w:eastAsiaTheme="minorEastAsia" w:hAnsi="Times New Roman" w:cs="Times New Roman"/>
          <w:sz w:val="24"/>
          <w:szCs w:val="24"/>
        </w:rPr>
        <w:fldChar w:fldCharType="end"/>
      </w:r>
      <w:r w:rsidRPr="00E0424F">
        <w:rPr>
          <w:rFonts w:ascii="Times New Roman" w:eastAsiaTheme="minorEastAsia" w:hAnsi="Times New Roman" w:cs="Times New Roman"/>
          <w:sz w:val="24"/>
          <w:szCs w:val="24"/>
        </w:rPr>
        <w:t xml:space="preserve">. Similarly, New Zealand has been subject to compositional effects due to the changes in proportions of the Maori and European populations </w:t>
      </w:r>
      <w:r w:rsidRPr="00E0424F">
        <w:rPr>
          <w:rFonts w:ascii="Times New Roman" w:eastAsiaTheme="minorEastAsia" w:hAnsi="Times New Roman" w:cs="Times New Roman"/>
          <w:sz w:val="24"/>
          <w:szCs w:val="24"/>
        </w:rPr>
        <w:fldChar w:fldCharType="begin"/>
      </w:r>
      <w:r w:rsidRPr="00E0424F">
        <w:rPr>
          <w:rFonts w:ascii="Times New Roman" w:eastAsiaTheme="minorEastAsia" w:hAnsi="Times New Roman" w:cs="Times New Roman"/>
          <w:sz w:val="24"/>
          <w:szCs w:val="24"/>
        </w:rPr>
        <w:instrText xml:space="preserve"> ADDIN EN.CITE &lt;EndNote&gt;&lt;Cite&gt;&lt;Author&gt;Human Mortality Database. University of California&lt;/Author&gt;&lt;Year&gt;2017&lt;/Year&gt;&lt;RecNum&gt;13&lt;/RecNum&gt;&lt;DisplayText&gt;(24)&lt;/DisplayText&gt;&lt;record&gt;&lt;rec-number&gt;13&lt;/rec-number&gt;&lt;foreign-keys&gt;&lt;key app="EN" db-id="pdtewsetrssszaepssypw0pjxx5d29tdt2d9" timestamp="1478167841"&gt;13&lt;/key&gt;&lt;/foreign-keys&gt;&lt;ref-type name="Dataset"&gt;59&lt;/ref-type&gt;&lt;contributors&gt;&lt;authors&gt;&lt;author&gt;Human Mortality Database. University of California, Berkeley (USA), and Max Planck Institute for Demographic Research (Germany)&lt;/author&gt;&lt;/authors&gt;&lt;/contributors&gt;&lt;titles&gt;&lt;title&gt;Human Mortality Database&lt;/title&gt;&lt;/titles&gt;&lt;dates&gt;&lt;year&gt;2017&lt;/year&gt;&lt;/dates&gt;&lt;label&gt;HMD&lt;/label&gt;&lt;urls&gt;&lt;/urls&gt;&lt;/record&gt;&lt;/Cite&gt;&lt;/EndNote&gt;</w:instrText>
      </w:r>
      <w:r w:rsidRPr="00E0424F">
        <w:rPr>
          <w:rFonts w:ascii="Times New Roman" w:eastAsiaTheme="minorEastAsia" w:hAnsi="Times New Roman" w:cs="Times New Roman"/>
          <w:sz w:val="24"/>
          <w:szCs w:val="24"/>
        </w:rPr>
        <w:fldChar w:fldCharType="separate"/>
      </w:r>
      <w:r w:rsidRPr="00E0424F">
        <w:rPr>
          <w:rFonts w:ascii="Times New Roman" w:eastAsiaTheme="minorEastAsia" w:hAnsi="Times New Roman" w:cs="Times New Roman"/>
          <w:noProof/>
          <w:sz w:val="24"/>
          <w:szCs w:val="24"/>
        </w:rPr>
        <w:t>(24)</w:t>
      </w:r>
      <w:r w:rsidRPr="00E0424F">
        <w:rPr>
          <w:rFonts w:ascii="Times New Roman" w:eastAsiaTheme="minorEastAsia" w:hAnsi="Times New Roman" w:cs="Times New Roman"/>
          <w:sz w:val="24"/>
          <w:szCs w:val="24"/>
        </w:rPr>
        <w:fldChar w:fldCharType="end"/>
      </w:r>
      <w:r w:rsidRPr="00E0424F">
        <w:rPr>
          <w:rFonts w:ascii="Times New Roman" w:eastAsiaTheme="minorEastAsia" w:hAnsi="Times New Roman" w:cs="Times New Roman"/>
          <w:sz w:val="24"/>
          <w:szCs w:val="24"/>
        </w:rPr>
        <w:t>. Finally, Belgium was only considered for the years after 1950 because data series for the period 1914-1918 are inexistent and the geographical composition has changed substantially since the 19</w:t>
      </w:r>
      <w:r w:rsidRPr="00E0424F">
        <w:rPr>
          <w:rFonts w:ascii="Times New Roman" w:eastAsiaTheme="minorEastAsia" w:hAnsi="Times New Roman" w:cs="Times New Roman"/>
          <w:sz w:val="24"/>
          <w:szCs w:val="24"/>
          <w:vertAlign w:val="superscript"/>
        </w:rPr>
        <w:t>th</w:t>
      </w:r>
      <w:r w:rsidRPr="00E0424F">
        <w:rPr>
          <w:rFonts w:ascii="Times New Roman" w:eastAsiaTheme="minorEastAsia" w:hAnsi="Times New Roman" w:cs="Times New Roman"/>
          <w:sz w:val="24"/>
          <w:szCs w:val="24"/>
        </w:rPr>
        <w:t xml:space="preserve"> century </w:t>
      </w:r>
      <w:r w:rsidRPr="00E0424F">
        <w:rPr>
          <w:rFonts w:ascii="Times New Roman" w:eastAsiaTheme="minorEastAsia" w:hAnsi="Times New Roman" w:cs="Times New Roman"/>
          <w:sz w:val="24"/>
          <w:szCs w:val="24"/>
        </w:rPr>
        <w:fldChar w:fldCharType="begin"/>
      </w:r>
      <w:r w:rsidRPr="00E0424F">
        <w:rPr>
          <w:rFonts w:ascii="Times New Roman" w:eastAsiaTheme="minorEastAsia" w:hAnsi="Times New Roman" w:cs="Times New Roman"/>
          <w:sz w:val="24"/>
          <w:szCs w:val="24"/>
        </w:rPr>
        <w:instrText xml:space="preserve"> ADDIN EN.CITE &lt;EndNote&gt;&lt;Cite&gt;&lt;Author&gt;Human Mortality Database. University of California&lt;/Author&gt;&lt;Year&gt;2017&lt;/Year&gt;&lt;RecNum&gt;13&lt;/RecNum&gt;&lt;DisplayText&gt;(24)&lt;/DisplayText&gt;&lt;record&gt;&lt;rec-number&gt;13&lt;/rec-number&gt;&lt;foreign-keys&gt;&lt;key app="EN" db-id="pdtewsetrssszaepssypw0pjxx5d29tdt2d9" timestamp="1478167841"&gt;13&lt;/key&gt;&lt;/foreign-keys&gt;&lt;ref-type name="Dataset"&gt;59&lt;/ref-type&gt;&lt;contributors&gt;&lt;authors&gt;&lt;author&gt;Human Mortality Database. University of California, Berkeley (USA), and Max Planck Institute for Demographic Research (Germany)&lt;/author&gt;&lt;/authors&gt;&lt;/contributors&gt;&lt;titles&gt;&lt;title&gt;Human Mortality Database&lt;/title&gt;&lt;/titles&gt;&lt;dates&gt;&lt;year&gt;2017&lt;/year&gt;&lt;/dates&gt;&lt;label&gt;HMD&lt;/label&gt;&lt;urls&gt;&lt;/urls&gt;&lt;/record&gt;&lt;/Cite&gt;&lt;/EndNote&gt;</w:instrText>
      </w:r>
      <w:r w:rsidRPr="00E0424F">
        <w:rPr>
          <w:rFonts w:ascii="Times New Roman" w:eastAsiaTheme="minorEastAsia" w:hAnsi="Times New Roman" w:cs="Times New Roman"/>
          <w:sz w:val="24"/>
          <w:szCs w:val="24"/>
        </w:rPr>
        <w:fldChar w:fldCharType="separate"/>
      </w:r>
      <w:r w:rsidRPr="00E0424F">
        <w:rPr>
          <w:rFonts w:ascii="Times New Roman" w:eastAsiaTheme="minorEastAsia" w:hAnsi="Times New Roman" w:cs="Times New Roman"/>
          <w:noProof/>
          <w:sz w:val="24"/>
          <w:szCs w:val="24"/>
        </w:rPr>
        <w:t>(24)</w:t>
      </w:r>
      <w:r w:rsidRPr="00E0424F">
        <w:rPr>
          <w:rFonts w:ascii="Times New Roman" w:eastAsiaTheme="minorEastAsia" w:hAnsi="Times New Roman" w:cs="Times New Roman"/>
          <w:sz w:val="24"/>
          <w:szCs w:val="24"/>
        </w:rPr>
        <w:fldChar w:fldCharType="end"/>
      </w:r>
      <w:r w:rsidRPr="00E0424F">
        <w:rPr>
          <w:rFonts w:ascii="Times New Roman" w:eastAsiaTheme="minorEastAsia" w:hAnsi="Times New Roman" w:cs="Times New Roman"/>
          <w:sz w:val="24"/>
          <w:szCs w:val="24"/>
        </w:rPr>
        <w:t>.</w:t>
      </w:r>
    </w:p>
    <w:p w14:paraId="0DA45A76" w14:textId="77777777" w:rsidR="00726C93" w:rsidRPr="00E0424F" w:rsidRDefault="00726C93">
      <w:pPr>
        <w:spacing w:after="160" w:line="259" w:lineRule="auto"/>
        <w:rPr>
          <w:rFonts w:ascii="Times New Roman" w:eastAsiaTheme="minorEastAsia" w:hAnsi="Times New Roman" w:cs="Times New Roman"/>
          <w:sz w:val="24"/>
          <w:szCs w:val="24"/>
        </w:rPr>
      </w:pPr>
      <w:r w:rsidRPr="00E0424F">
        <w:rPr>
          <w:rFonts w:ascii="Times New Roman" w:eastAsiaTheme="minorEastAsia" w:hAnsi="Times New Roman" w:cs="Times New Roman"/>
          <w:sz w:val="24"/>
          <w:szCs w:val="24"/>
        </w:rPr>
        <w:br w:type="page"/>
      </w:r>
    </w:p>
    <w:p w14:paraId="752F2712" w14:textId="77777777" w:rsidR="00B84E37" w:rsidRPr="00E0424F" w:rsidRDefault="00726C93" w:rsidP="00726C93">
      <w:pPr>
        <w:jc w:val="both"/>
        <w:rPr>
          <w:rFonts w:ascii="Times New Roman" w:eastAsiaTheme="minorEastAsia" w:hAnsi="Times New Roman" w:cs="Times New Roman"/>
          <w:b/>
          <w:sz w:val="24"/>
          <w:szCs w:val="24"/>
        </w:rPr>
      </w:pPr>
      <w:r w:rsidRPr="00E0424F">
        <w:rPr>
          <w:rFonts w:ascii="Times New Roman" w:eastAsiaTheme="minorEastAsia" w:hAnsi="Times New Roman" w:cs="Times New Roman"/>
          <w:b/>
          <w:sz w:val="24"/>
          <w:szCs w:val="24"/>
        </w:rPr>
        <w:lastRenderedPageBreak/>
        <w:t>Section B. Time derivatives of</w:t>
      </w:r>
      <m:oMath>
        <m:r>
          <m:rPr>
            <m:sty m:val="bi"/>
          </m:rPr>
          <w:rPr>
            <w:rFonts w:ascii="Cambria Math" w:eastAsiaTheme="minorEastAsia" w:hAnsi="Cambria Math" w:cs="Times New Roman"/>
            <w:sz w:val="24"/>
            <w:szCs w:val="24"/>
          </w:rPr>
          <m:t xml:space="preserve"> ϑ</m:t>
        </m:r>
      </m:oMath>
      <w:r w:rsidRPr="00E0424F">
        <w:rPr>
          <w:rFonts w:ascii="Times New Roman" w:eastAsiaTheme="minorEastAsia" w:hAnsi="Times New Roman" w:cs="Times New Roman"/>
          <w:b/>
          <w:sz w:val="24"/>
          <w:szCs w:val="24"/>
        </w:rPr>
        <w:t xml:space="preserve"> and </w:t>
      </w:r>
      <m:oMath>
        <m:r>
          <m:rPr>
            <m:sty m:val="bi"/>
          </m:rPr>
          <w:rPr>
            <w:rFonts w:ascii="Cambria Math" w:eastAsiaTheme="minorEastAsia" w:hAnsi="Cambria Math" w:cs="Times New Roman"/>
            <w:sz w:val="24"/>
            <w:szCs w:val="24"/>
          </w:rPr>
          <m:t>g</m:t>
        </m:r>
      </m:oMath>
    </w:p>
    <w:p w14:paraId="2CFAE550" w14:textId="77777777" w:rsidR="00726C93" w:rsidRPr="00E0424F" w:rsidRDefault="00726C93" w:rsidP="00726C93">
      <w:pPr>
        <w:jc w:val="both"/>
        <w:rPr>
          <w:rFonts w:ascii="Times New Roman" w:eastAsiaTheme="minorEastAsia" w:hAnsi="Times New Roman" w:cs="Times New Roman"/>
          <w:b/>
          <w:sz w:val="24"/>
          <w:szCs w:val="24"/>
        </w:rPr>
      </w:pPr>
    </w:p>
    <w:p w14:paraId="303BE6A2" w14:textId="77777777" w:rsidR="00726C93" w:rsidRPr="00E0424F" w:rsidRDefault="00726C93" w:rsidP="00726C93">
      <w:pPr>
        <w:jc w:val="both"/>
        <w:rPr>
          <w:rFonts w:ascii="Times New Roman" w:eastAsiaTheme="minorEastAsia" w:hAnsi="Times New Roman" w:cs="Times New Roman"/>
          <w:i/>
          <w:sz w:val="24"/>
          <w:szCs w:val="24"/>
        </w:rPr>
      </w:pPr>
      <w:r w:rsidRPr="00E0424F">
        <w:rPr>
          <w:rFonts w:ascii="Times New Roman" w:eastAsiaTheme="minorEastAsia" w:hAnsi="Times New Roman" w:cs="Times New Roman"/>
          <w:b/>
          <w:sz w:val="24"/>
          <w:szCs w:val="24"/>
        </w:rPr>
        <w:t xml:space="preserve">Proposition 1. </w:t>
      </w:r>
      <w:r w:rsidRPr="00E0424F">
        <w:rPr>
          <w:rFonts w:ascii="Times New Roman" w:eastAsiaTheme="minorEastAsia" w:hAnsi="Times New Roman" w:cs="Times New Roman"/>
          <w:i/>
          <w:sz w:val="24"/>
          <w:szCs w:val="24"/>
        </w:rPr>
        <w:t xml:space="preserve">Let </w:t>
      </w:r>
      <m:oMath>
        <m:r>
          <w:rPr>
            <w:rFonts w:ascii="Cambria Math" w:eastAsiaTheme="minorEastAsia" w:hAnsi="Cambria Math" w:cs="Times New Roman"/>
            <w:sz w:val="24"/>
            <w:szCs w:val="24"/>
          </w:rPr>
          <m:t>ϑ</m:t>
        </m:r>
        <m:r>
          <m:rPr>
            <m:scr m:val="script"/>
          </m:rPr>
          <w:rPr>
            <w:rFonts w:ascii="Cambria Math" w:eastAsiaTheme="minorEastAsia" w:hAnsi="Cambria Math" w:cs="Times New Roman"/>
            <w:sz w:val="24"/>
            <w:szCs w:val="24"/>
          </w:rPr>
          <m:t>=l</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xml:space="preserve"> d</m:t>
        </m:r>
        <m:r>
          <w:rPr>
            <w:rFonts w:ascii="Cambria Math" w:eastAsiaTheme="minorEastAsia" w:hAnsi="Cambria Math" w:cs="Times New Roman"/>
            <w:sz w:val="24"/>
            <w:szCs w:val="24"/>
            <w:lang w:val="da-DK"/>
          </w:rPr>
          <m:t>x</m:t>
        </m:r>
        <m:r>
          <w:rPr>
            <w:rFonts w:ascii="Cambria Math" w:eastAsiaTheme="minorEastAsia" w:hAnsi="Cambria Math" w:cs="Times New Roman"/>
            <w:sz w:val="24"/>
            <w:szCs w:val="24"/>
          </w:rPr>
          <m:t>.</m:t>
        </m:r>
      </m:oMath>
      <w:r w:rsidRPr="00E0424F">
        <w:rPr>
          <w:rFonts w:ascii="Times New Roman" w:eastAsiaTheme="minorEastAsia" w:hAnsi="Times New Roman" w:cs="Times New Roman"/>
          <w:i/>
          <w:sz w:val="24"/>
          <w:szCs w:val="24"/>
        </w:rPr>
        <w:t xml:space="preserve"> Then, its partial derivative with respect to time can be expressed as</w:t>
      </w:r>
    </w:p>
    <w:tbl>
      <w:tblPr>
        <w:tblStyle w:val="Grilledutableau"/>
        <w:tblW w:w="97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20"/>
        <w:gridCol w:w="656"/>
      </w:tblGrid>
      <w:tr w:rsidR="00726C93" w:rsidRPr="00E0424F" w14:paraId="4C8FC115" w14:textId="77777777" w:rsidTr="00171F7B">
        <w:trPr>
          <w:trHeight w:val="820"/>
          <w:jc w:val="center"/>
        </w:trPr>
        <w:tc>
          <w:tcPr>
            <w:tcW w:w="9351" w:type="dxa"/>
            <w:vAlign w:val="center"/>
          </w:tcPr>
          <w:p w14:paraId="050BB404" w14:textId="77777777" w:rsidR="00726C93" w:rsidRPr="00E0424F" w:rsidRDefault="004F31A7" w:rsidP="00726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i/>
                <w:sz w:val="24"/>
                <w:szCs w:val="24"/>
              </w:rPr>
            </w:pPr>
            <m:oMathPara>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ϑ</m:t>
                    </m:r>
                  </m:e>
                </m:acc>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nary>
                <m:r>
                  <w:rPr>
                    <w:rFonts w:ascii="Cambria Math" w:eastAsiaTheme="minorEastAsia" w:hAnsi="Cambria Math" w:cs="Times New Roman"/>
                    <w:sz w:val="24"/>
                    <w:szCs w:val="24"/>
                  </w:rPr>
                  <m:t>w</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 xml:space="preserve"> 2</m:t>
                </m:r>
                <m:r>
                  <m:rPr>
                    <m:scr m:val="script"/>
                  </m:rP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acc>
                  <m:accPr>
                    <m:chr m:val="̅"/>
                    <m:ctrlPr>
                      <w:rPr>
                        <w:rFonts w:ascii="Cambria Math" w:eastAsiaTheme="minorEastAsia" w:hAnsi="Cambria Math" w:cs="Times New Roman"/>
                        <w:i/>
                        <w:sz w:val="24"/>
                        <w:szCs w:val="24"/>
                        <w:lang w:val="da-DK"/>
                      </w:rPr>
                    </m:ctrlPr>
                  </m:accPr>
                  <m:e>
                    <m:r>
                      <m:rPr>
                        <m:scr m:val="script"/>
                      </m:rPr>
                      <w:rPr>
                        <w:rFonts w:ascii="Cambria Math" w:eastAsiaTheme="minorEastAsia" w:hAnsi="Cambria Math" w:cs="Times New Roman"/>
                        <w:sz w:val="24"/>
                        <w:szCs w:val="24"/>
                      </w:rPr>
                      <m:t xml:space="preserve"> l</m:t>
                    </m:r>
                  </m:e>
                </m:acc>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x</m:t>
                    </m:r>
                  </m:e>
                </m:d>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d</m:t>
                </m:r>
                <m:r>
                  <w:rPr>
                    <w:rFonts w:ascii="Cambria Math" w:eastAsiaTheme="minorEastAsia" w:hAnsi="Cambria Math" w:cs="Times New Roman"/>
                    <w:sz w:val="24"/>
                    <w:szCs w:val="24"/>
                    <w:lang w:val="da-DK"/>
                  </w:rPr>
                  <m:t>x</m:t>
                </m:r>
                <m:r>
                  <w:rPr>
                    <w:rFonts w:ascii="Cambria Math" w:eastAsiaTheme="minorEastAsia" w:hAnsi="Cambria Math" w:cs="Times New Roman"/>
                    <w:sz w:val="24"/>
                    <w:szCs w:val="24"/>
                  </w:rPr>
                  <m:t xml:space="preserve"> ,</m:t>
                </m:r>
              </m:oMath>
            </m:oMathPara>
          </w:p>
        </w:tc>
        <w:tc>
          <w:tcPr>
            <w:tcW w:w="425" w:type="dxa"/>
            <w:vAlign w:val="center"/>
          </w:tcPr>
          <w:p w14:paraId="2D05A4CB" w14:textId="77777777" w:rsidR="00726C93" w:rsidRPr="00E0424F" w:rsidRDefault="00726C93" w:rsidP="00726C93">
            <w:pPr>
              <w:jc w:val="both"/>
              <w:rPr>
                <w:rFonts w:ascii="Times New Roman" w:hAnsi="Times New Roman" w:cs="Times New Roman"/>
                <w:sz w:val="24"/>
                <w:szCs w:val="24"/>
              </w:rPr>
            </w:pPr>
            <w:r w:rsidRPr="00E0424F">
              <w:rPr>
                <w:rFonts w:ascii="Times New Roman" w:hAnsi="Times New Roman" w:cs="Times New Roman"/>
                <w:sz w:val="24"/>
                <w:szCs w:val="24"/>
              </w:rPr>
              <w:t>[B1]</w:t>
            </w:r>
          </w:p>
        </w:tc>
      </w:tr>
    </w:tbl>
    <w:p w14:paraId="41EF2B74" w14:textId="77777777" w:rsidR="00726C93" w:rsidRPr="00E0424F" w:rsidRDefault="005F0DC9" w:rsidP="00726C93">
      <w:pPr>
        <w:jc w:val="both"/>
        <w:rPr>
          <w:rFonts w:ascii="Times New Roman" w:eastAsiaTheme="minorEastAsia" w:hAnsi="Times New Roman" w:cs="Times New Roman"/>
          <w:i/>
          <w:sz w:val="24"/>
          <w:szCs w:val="24"/>
        </w:rPr>
      </w:pPr>
      <w:r w:rsidRPr="00E0424F">
        <w:rPr>
          <w:rFonts w:ascii="Times New Roman" w:eastAsiaTheme="minorEastAsia" w:hAnsi="Times New Roman" w:cs="Times New Roman"/>
          <w:i/>
          <w:sz w:val="24"/>
          <w:szCs w:val="24"/>
        </w:rPr>
        <w:t>w</w:t>
      </w:r>
      <w:r w:rsidR="00726C93" w:rsidRPr="00E0424F">
        <w:rPr>
          <w:rFonts w:ascii="Times New Roman" w:eastAsiaTheme="minorEastAsia" w:hAnsi="Times New Roman" w:cs="Times New Roman"/>
          <w:i/>
          <w:sz w:val="24"/>
          <w:szCs w:val="24"/>
        </w:rPr>
        <w:t xml:space="preserve">here </w:t>
      </w:r>
    </w:p>
    <w:p w14:paraId="0F62DF67" w14:textId="77777777" w:rsidR="00726C93" w:rsidRPr="00E0424F" w:rsidRDefault="00726C93" w:rsidP="00726C93">
      <w:pPr>
        <w:jc w:val="both"/>
        <w:rPr>
          <w:rFonts w:ascii="Times New Roman" w:eastAsiaTheme="minorEastAsia" w:hAnsi="Times New Roman" w:cs="Times New Roman"/>
          <w:i/>
          <w:sz w:val="24"/>
          <w:szCs w:val="24"/>
        </w:rPr>
      </w:pPr>
    </w:p>
    <w:tbl>
      <w:tblPr>
        <w:tblStyle w:val="Grilledutableau"/>
        <w:tblW w:w="97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425"/>
      </w:tblGrid>
      <w:tr w:rsidR="00726C93" w:rsidRPr="00E0424F" w14:paraId="61A71677" w14:textId="77777777" w:rsidTr="00171F7B">
        <w:trPr>
          <w:trHeight w:val="820"/>
          <w:jc w:val="center"/>
        </w:trPr>
        <w:tc>
          <w:tcPr>
            <w:tcW w:w="9351" w:type="dxa"/>
            <w:vAlign w:val="center"/>
          </w:tcPr>
          <w:p w14:paraId="5F213939" w14:textId="77777777" w:rsidR="00726C93" w:rsidRPr="00E0424F" w:rsidRDefault="004F31A7" w:rsidP="00726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i/>
                <w:sz w:val="24"/>
                <w:szCs w:val="24"/>
              </w:rPr>
            </w:pPr>
            <m:oMathPara>
              <m:oMath>
                <m:acc>
                  <m:accPr>
                    <m:chr m:val="̅"/>
                    <m:ctrlPr>
                      <w:rPr>
                        <w:rFonts w:ascii="Cambria Math" w:eastAsiaTheme="minorEastAsia" w:hAnsi="Cambria Math" w:cs="Times New Roman"/>
                        <w:i/>
                        <w:sz w:val="24"/>
                        <w:szCs w:val="24"/>
                        <w:lang w:val="da-DK"/>
                      </w:rPr>
                    </m:ctrlPr>
                  </m:accPr>
                  <m:e>
                    <m:r>
                      <m:rPr>
                        <m:scr m:val="script"/>
                      </m:rPr>
                      <w:rPr>
                        <w:rFonts w:ascii="Cambria Math" w:eastAsiaTheme="minorEastAsia" w:hAnsi="Cambria Math" w:cs="Times New Roman"/>
                        <w:sz w:val="24"/>
                        <w:szCs w:val="24"/>
                      </w:rPr>
                      <m:t xml:space="preserve"> l</m:t>
                    </m:r>
                  </m:e>
                </m:acc>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x</m:t>
                    </m:r>
                  </m:e>
                </m:d>
                <m:r>
                  <w:rPr>
                    <w:rFonts w:ascii="Cambria Math" w:eastAsiaTheme="minorEastAsia" w:hAnsi="Cambria Math" w:cs="Times New Roman"/>
                    <w:sz w:val="24"/>
                    <w:szCs w:val="24"/>
                    <w:lang w:val="da-DK"/>
                  </w:rPr>
                  <m:t xml:space="preserve">= </m:t>
                </m:r>
                <m:f>
                  <m:fPr>
                    <m:ctrlPr>
                      <w:rPr>
                        <w:rFonts w:ascii="Cambria Math" w:eastAsiaTheme="minorEastAsia" w:hAnsi="Cambria Math" w:cs="Times New Roman"/>
                        <w:i/>
                        <w:sz w:val="24"/>
                        <w:szCs w:val="24"/>
                        <w:lang w:val="da-DK"/>
                      </w:rPr>
                    </m:ctrlPr>
                  </m:fPr>
                  <m:num>
                    <m:r>
                      <w:rPr>
                        <w:rFonts w:ascii="Cambria Math" w:eastAsiaTheme="minorEastAsia" w:hAnsi="Cambria Math" w:cs="Times New Roman"/>
                        <w:sz w:val="24"/>
                        <w:szCs w:val="24"/>
                        <w:lang w:val="da-DK"/>
                      </w:rPr>
                      <m:t>1</m:t>
                    </m:r>
                  </m:num>
                  <m:den>
                    <m:r>
                      <m:rPr>
                        <m:scr m:val="script"/>
                      </m:rPr>
                      <w:rPr>
                        <w:rFonts w:ascii="Cambria Math" w:eastAsiaTheme="minorEastAsia" w:hAnsi="Cambria Math" w:cs="Times New Roman"/>
                        <w:sz w:val="24"/>
                        <w:szCs w:val="24"/>
                        <w:lang w:val="da-DK"/>
                      </w:rPr>
                      <m:t>l(</m:t>
                    </m:r>
                    <m:r>
                      <w:rPr>
                        <w:rFonts w:ascii="Cambria Math" w:eastAsiaTheme="minorEastAsia" w:hAnsi="Cambria Math" w:cs="Times New Roman"/>
                        <w:sz w:val="24"/>
                        <w:szCs w:val="24"/>
                        <w:lang w:val="da-DK"/>
                      </w:rPr>
                      <m:t>x)</m:t>
                    </m:r>
                  </m:den>
                </m:f>
                <m:nary>
                  <m:naryPr>
                    <m:limLoc m:val="subSup"/>
                    <m:ctrlPr>
                      <w:rPr>
                        <w:rFonts w:ascii="Cambria Math" w:eastAsiaTheme="minorEastAsia" w:hAnsi="Cambria Math" w:cs="Times New Roman"/>
                        <w:i/>
                        <w:sz w:val="24"/>
                        <w:szCs w:val="24"/>
                        <w:lang w:val="da-DK"/>
                      </w:rPr>
                    </m:ctrlPr>
                  </m:naryPr>
                  <m:sub>
                    <m:r>
                      <w:rPr>
                        <w:rFonts w:ascii="Cambria Math" w:eastAsiaTheme="minorEastAsia" w:hAnsi="Cambria Math" w:cs="Times New Roman"/>
                        <w:sz w:val="24"/>
                        <w:szCs w:val="24"/>
                        <w:lang w:val="da-DK"/>
                      </w:rPr>
                      <m:t>x</m:t>
                    </m:r>
                  </m:sub>
                  <m:sup>
                    <m:r>
                      <w:rPr>
                        <w:rFonts w:ascii="Cambria Math" w:eastAsiaTheme="minorEastAsia" w:hAnsi="Cambria Math" w:cs="Times New Roman"/>
                        <w:sz w:val="24"/>
                        <w:szCs w:val="24"/>
                        <w:lang w:val="da-DK"/>
                      </w:rPr>
                      <m:t>∞</m:t>
                    </m:r>
                  </m:sup>
                  <m:e>
                    <m:r>
                      <w:rPr>
                        <w:rFonts w:ascii="Cambria Math" w:eastAsiaTheme="minorEastAsia" w:hAnsi="Cambria Math" w:cs="Times New Roman"/>
                        <w:sz w:val="24"/>
                        <w:szCs w:val="24"/>
                        <w:lang w:val="da-DK"/>
                      </w:rPr>
                      <m:t>c</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a</m:t>
                        </m:r>
                      </m:e>
                    </m:d>
                    <m:r>
                      <m:rPr>
                        <m:scr m:val="script"/>
                      </m:rPr>
                      <w:rPr>
                        <w:rFonts w:ascii="Cambria Math" w:eastAsiaTheme="minorEastAsia" w:hAnsi="Cambria Math" w:cs="Times New Roman"/>
                        <w:sz w:val="24"/>
                        <w:szCs w:val="24"/>
                        <w:lang w:val="da-DK"/>
                      </w:rPr>
                      <m:t xml:space="preserve"> l</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a</m:t>
                        </m:r>
                      </m:e>
                    </m:d>
                    <m:r>
                      <w:rPr>
                        <w:rFonts w:ascii="Cambria Math" w:eastAsiaTheme="minorEastAsia" w:hAnsi="Cambria Math" w:cs="Times New Roman"/>
                        <w:sz w:val="24"/>
                        <w:szCs w:val="24"/>
                        <w:lang w:val="da-DK"/>
                      </w:rPr>
                      <m:t xml:space="preserve"> </m:t>
                    </m:r>
                    <m:r>
                      <m:rPr>
                        <m:sty m:val="p"/>
                      </m:rPr>
                      <w:rPr>
                        <w:rFonts w:ascii="Cambria Math" w:eastAsiaTheme="minorEastAsia" w:hAnsi="Cambria Math" w:cs="Times New Roman"/>
                        <w:sz w:val="24"/>
                        <w:szCs w:val="24"/>
                        <w:lang w:val="da-DK"/>
                      </w:rPr>
                      <m:t>d</m:t>
                    </m:r>
                    <m:r>
                      <w:rPr>
                        <w:rFonts w:ascii="Cambria Math" w:eastAsiaTheme="minorEastAsia" w:hAnsi="Cambria Math" w:cs="Times New Roman"/>
                        <w:sz w:val="24"/>
                        <w:szCs w:val="24"/>
                        <w:lang w:val="da-DK"/>
                      </w:rPr>
                      <m:t>a.</m:t>
                    </m:r>
                  </m:e>
                </m:nary>
              </m:oMath>
            </m:oMathPara>
          </w:p>
        </w:tc>
        <w:tc>
          <w:tcPr>
            <w:tcW w:w="425" w:type="dxa"/>
            <w:vAlign w:val="center"/>
          </w:tcPr>
          <w:p w14:paraId="189D3280" w14:textId="77777777" w:rsidR="00726C93" w:rsidRPr="00E0424F" w:rsidRDefault="00726C93" w:rsidP="00726C93">
            <w:pPr>
              <w:jc w:val="both"/>
              <w:rPr>
                <w:rFonts w:ascii="Times New Roman" w:hAnsi="Times New Roman" w:cs="Times New Roman"/>
                <w:i/>
                <w:sz w:val="24"/>
                <w:szCs w:val="24"/>
              </w:rPr>
            </w:pPr>
          </w:p>
        </w:tc>
      </w:tr>
    </w:tbl>
    <w:p w14:paraId="6215B563" w14:textId="77777777" w:rsidR="00726C93" w:rsidRPr="00E0424F" w:rsidRDefault="00726C93" w:rsidP="00726C93">
      <w:pPr>
        <w:jc w:val="both"/>
        <w:rPr>
          <w:rFonts w:ascii="Times New Roman" w:eastAsiaTheme="minorEastAsia" w:hAnsi="Times New Roman" w:cs="Times New Roman"/>
          <w:i/>
          <w:sz w:val="24"/>
          <w:szCs w:val="24"/>
        </w:rPr>
      </w:pPr>
    </w:p>
    <w:p w14:paraId="75DC6EDA" w14:textId="77777777" w:rsidR="00726C93" w:rsidRPr="00E0424F" w:rsidRDefault="00726C93" w:rsidP="00726C93">
      <w:pPr>
        <w:jc w:val="both"/>
        <w:rPr>
          <w:rFonts w:ascii="Times New Roman" w:eastAsiaTheme="minorEastAsia" w:hAnsi="Times New Roman" w:cs="Times New Roman"/>
          <w:sz w:val="24"/>
          <w:szCs w:val="24"/>
        </w:rPr>
      </w:pPr>
      <w:r w:rsidRPr="00E0424F">
        <w:rPr>
          <w:rFonts w:ascii="Times New Roman" w:eastAsiaTheme="minorEastAsia" w:hAnsi="Times New Roman" w:cs="Times New Roman"/>
          <w:i/>
          <w:sz w:val="24"/>
          <w:szCs w:val="24"/>
        </w:rPr>
        <w:t xml:space="preserve">Proof. </w:t>
      </w:r>
      <w:r w:rsidRPr="00E0424F">
        <w:rPr>
          <w:rFonts w:ascii="Times New Roman" w:eastAsiaTheme="minorEastAsia" w:hAnsi="Times New Roman" w:cs="Times New Roman"/>
          <w:sz w:val="24"/>
          <w:szCs w:val="24"/>
        </w:rPr>
        <w:t xml:space="preserve">Applying the chain rule, the derivative with respect to time of </w:t>
      </w:r>
      <m:oMath>
        <m:r>
          <w:rPr>
            <w:rFonts w:ascii="Cambria Math" w:eastAsiaTheme="minorEastAsia" w:hAnsi="Cambria Math" w:cs="Times New Roman"/>
            <w:sz w:val="24"/>
            <w:szCs w:val="24"/>
          </w:rPr>
          <m:t>ϑ</m:t>
        </m:r>
      </m:oMath>
      <w:r w:rsidRPr="00E0424F">
        <w:rPr>
          <w:rFonts w:ascii="Times New Roman" w:eastAsiaTheme="minorEastAsia" w:hAnsi="Times New Roman" w:cs="Times New Roman"/>
          <w:sz w:val="24"/>
          <w:szCs w:val="24"/>
        </w:rPr>
        <w:t xml:space="preserve"> is simply</w:t>
      </w:r>
    </w:p>
    <w:p w14:paraId="2495A3DF" w14:textId="77777777" w:rsidR="00726C93" w:rsidRPr="00E0424F" w:rsidRDefault="00726C93" w:rsidP="00726C93">
      <w:pPr>
        <w:jc w:val="both"/>
        <w:rPr>
          <w:rFonts w:ascii="Times New Roman" w:eastAsiaTheme="minorEastAsia" w:hAnsi="Times New Roman" w:cs="Times New Roman"/>
          <w:sz w:val="24"/>
          <w:szCs w:val="24"/>
        </w:rPr>
      </w:pPr>
    </w:p>
    <w:tbl>
      <w:tblPr>
        <w:tblStyle w:val="Grilledutableau"/>
        <w:tblW w:w="97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425"/>
      </w:tblGrid>
      <w:tr w:rsidR="00726C93" w:rsidRPr="00E0424F" w14:paraId="2F196949" w14:textId="77777777" w:rsidTr="00171F7B">
        <w:trPr>
          <w:trHeight w:val="820"/>
          <w:jc w:val="center"/>
        </w:trPr>
        <w:tc>
          <w:tcPr>
            <w:tcW w:w="9351" w:type="dxa"/>
            <w:vAlign w:val="center"/>
          </w:tcPr>
          <w:p w14:paraId="1BBC7376" w14:textId="77777777" w:rsidR="00726C93" w:rsidRPr="00E0424F" w:rsidRDefault="004F31A7" w:rsidP="00726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i/>
                <w:sz w:val="24"/>
                <w:szCs w:val="24"/>
              </w:rPr>
            </w:pPr>
            <m:oMathPara>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ϑ</m:t>
                    </m:r>
                  </m:e>
                </m:acc>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2</m:t>
                    </m:r>
                    <m:r>
                      <m:rPr>
                        <m:scr m:val="script"/>
                      </m:rP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nary>
                <m:acc>
                  <m:accPr>
                    <m:chr m:val="̇"/>
                    <m:ctrlPr>
                      <w:rPr>
                        <w:rFonts w:ascii="Cambria Math" w:eastAsiaTheme="minorEastAsia" w:hAnsi="Cambria Math" w:cs="Times New Roman"/>
                        <w:i/>
                        <w:sz w:val="24"/>
                        <w:szCs w:val="24"/>
                      </w:rPr>
                    </m:ctrlPr>
                  </m:accPr>
                  <m:e>
                    <m:r>
                      <m:rPr>
                        <m:scr m:val="script"/>
                      </m:rPr>
                      <w:rPr>
                        <w:rFonts w:ascii="Cambria Math" w:eastAsiaTheme="minorEastAsia" w:hAnsi="Cambria Math" w:cs="Times New Roman"/>
                        <w:sz w:val="24"/>
                        <w:szCs w:val="24"/>
                      </w:rPr>
                      <m:t>l</m:t>
                    </m:r>
                  </m:e>
                </m:acc>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x</m:t>
                    </m:r>
                  </m:e>
                </m:d>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d</m:t>
                </m:r>
                <m:r>
                  <w:rPr>
                    <w:rFonts w:ascii="Cambria Math" w:eastAsiaTheme="minorEastAsia" w:hAnsi="Cambria Math" w:cs="Times New Roman"/>
                    <w:sz w:val="24"/>
                    <w:szCs w:val="24"/>
                    <w:lang w:val="da-DK"/>
                  </w:rPr>
                  <m:t>x</m:t>
                </m:r>
                <m:r>
                  <w:rPr>
                    <w:rFonts w:ascii="Cambria Math" w:eastAsiaTheme="minorEastAsia" w:hAnsi="Cambria Math" w:cs="Times New Roman"/>
                    <w:sz w:val="24"/>
                    <w:szCs w:val="24"/>
                  </w:rPr>
                  <m:t>.</m:t>
                </m:r>
              </m:oMath>
            </m:oMathPara>
          </w:p>
        </w:tc>
        <w:tc>
          <w:tcPr>
            <w:tcW w:w="425" w:type="dxa"/>
            <w:vAlign w:val="center"/>
          </w:tcPr>
          <w:p w14:paraId="27A63A5A" w14:textId="77777777" w:rsidR="00726C93" w:rsidRPr="00E0424F" w:rsidRDefault="00726C93" w:rsidP="00726C93">
            <w:pPr>
              <w:jc w:val="both"/>
              <w:rPr>
                <w:rFonts w:ascii="Times New Roman" w:hAnsi="Times New Roman" w:cs="Times New Roman"/>
                <w:sz w:val="24"/>
                <w:szCs w:val="24"/>
              </w:rPr>
            </w:pPr>
          </w:p>
        </w:tc>
      </w:tr>
    </w:tbl>
    <w:p w14:paraId="7CE8E025" w14:textId="77777777" w:rsidR="00726C93" w:rsidRPr="00E0424F" w:rsidRDefault="00726C93" w:rsidP="00726C93">
      <w:pPr>
        <w:jc w:val="both"/>
        <w:rPr>
          <w:rFonts w:ascii="Times New Roman" w:eastAsiaTheme="minorEastAsia" w:hAnsi="Times New Roman" w:cs="Times New Roman"/>
          <w:sz w:val="24"/>
          <w:szCs w:val="24"/>
        </w:rPr>
      </w:pPr>
    </w:p>
    <w:p w14:paraId="0CEBE85A" w14:textId="77777777" w:rsidR="00B84E37" w:rsidRPr="00E0424F" w:rsidRDefault="005E39FC" w:rsidP="005E39FC">
      <w:pPr>
        <w:jc w:val="both"/>
        <w:rPr>
          <w:rFonts w:ascii="Times New Roman" w:eastAsiaTheme="minorEastAsia" w:hAnsi="Times New Roman" w:cs="Times New Roman"/>
          <w:sz w:val="24"/>
          <w:szCs w:val="24"/>
        </w:rPr>
      </w:pPr>
      <w:r w:rsidRPr="00E0424F">
        <w:rPr>
          <w:rFonts w:ascii="Times New Roman" w:eastAsiaTheme="minorEastAsia" w:hAnsi="Times New Roman" w:cs="Times New Roman"/>
          <w:sz w:val="24"/>
          <w:szCs w:val="24"/>
        </w:rPr>
        <w:t xml:space="preserve">Using that </w:t>
      </w:r>
      <m:oMath>
        <m:acc>
          <m:accPr>
            <m:chr m:val="̇"/>
            <m:ctrlPr>
              <w:rPr>
                <w:rFonts w:ascii="Cambria Math" w:eastAsiaTheme="minorEastAsia" w:hAnsi="Cambria Math" w:cs="Times New Roman"/>
                <w:i/>
                <w:sz w:val="24"/>
                <w:szCs w:val="24"/>
              </w:rPr>
            </m:ctrlPr>
          </m:accPr>
          <m:e>
            <m:r>
              <m:rPr>
                <m:scr m:val="script"/>
              </m:rPr>
              <w:rPr>
                <w:rFonts w:ascii="Cambria Math" w:eastAsiaTheme="minorEastAsia" w:hAnsi="Cambria Math" w:cs="Times New Roman"/>
                <w:sz w:val="24"/>
                <w:szCs w:val="24"/>
              </w:rPr>
              <m:t>l</m:t>
            </m:r>
          </m:e>
        </m:acc>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x</m:t>
            </m:r>
          </m:e>
        </m:d>
        <m:r>
          <m:rPr>
            <m:scr m:val="script"/>
          </m:rPr>
          <w:rPr>
            <w:rFonts w:ascii="Cambria Math" w:eastAsiaTheme="minorEastAsia" w:hAnsi="Cambria Math" w:cs="Times New Roman"/>
            <w:sz w:val="24"/>
            <w:szCs w:val="24"/>
          </w:rPr>
          <m:t>=-l(</m:t>
        </m:r>
        <m:r>
          <w:rPr>
            <w:rFonts w:ascii="Cambria Math" w:eastAsiaTheme="minorEastAsia" w:hAnsi="Cambria Math" w:cs="Times New Roman"/>
            <w:sz w:val="24"/>
            <w:szCs w:val="24"/>
            <w:lang w:val="da-DK"/>
          </w:rPr>
          <m:t>x</m:t>
        </m:r>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lang w:val="da-DK"/>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lang w:val="da-DK"/>
              </w:rPr>
              <m:t>x</m:t>
            </m:r>
          </m:sup>
          <m:e>
            <m:acc>
              <m:accPr>
                <m:chr m:val="̇"/>
                <m:ctrlPr>
                  <w:rPr>
                    <w:rFonts w:ascii="Cambria Math" w:eastAsiaTheme="minorEastAsia" w:hAnsi="Cambria Math" w:cs="Times New Roman"/>
                    <w:i/>
                    <w:sz w:val="24"/>
                    <w:szCs w:val="24"/>
                    <w:lang w:val="da-DK"/>
                  </w:rPr>
                </m:ctrlPr>
              </m:accPr>
              <m:e>
                <m:r>
                  <w:rPr>
                    <w:rFonts w:ascii="Cambria Math" w:eastAsiaTheme="minorEastAsia" w:hAnsi="Cambria Math" w:cs="Times New Roman"/>
                    <w:sz w:val="24"/>
                    <w:szCs w:val="24"/>
                    <w:lang w:val="da-DK"/>
                  </w:rPr>
                  <m:t>μ</m:t>
                </m:r>
              </m:e>
            </m:acc>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a</m:t>
                </m:r>
              </m:e>
            </m:d>
            <m:r>
              <m:rPr>
                <m:sty m:val="p"/>
              </m:rPr>
              <w:rPr>
                <w:rFonts w:ascii="Cambria Math" w:eastAsiaTheme="minorEastAsia" w:hAnsi="Cambria Math" w:cs="Times New Roman"/>
                <w:sz w:val="24"/>
                <w:szCs w:val="24"/>
              </w:rPr>
              <m:t>d</m:t>
            </m:r>
            <m:r>
              <w:rPr>
                <w:rFonts w:ascii="Cambria Math" w:eastAsiaTheme="minorEastAsia" w:hAnsi="Cambria Math" w:cs="Times New Roman"/>
                <w:sz w:val="24"/>
                <w:szCs w:val="24"/>
                <w:lang w:val="da-DK"/>
              </w:rPr>
              <m:t>a</m:t>
            </m:r>
          </m:e>
        </m:nary>
      </m:oMath>
      <w:r w:rsidRPr="00E0424F">
        <w:rPr>
          <w:rFonts w:ascii="Times New Roman" w:eastAsiaTheme="minorEastAsia" w:hAnsi="Times New Roman" w:cs="Times New Roman"/>
          <w:sz w:val="24"/>
          <w:szCs w:val="24"/>
        </w:rPr>
        <w:t xml:space="preserve">, and reversing the order of </w:t>
      </w:r>
      <w:r w:rsidR="0036602A" w:rsidRPr="00E0424F">
        <w:rPr>
          <w:rFonts w:ascii="Times New Roman" w:eastAsiaTheme="minorEastAsia" w:hAnsi="Times New Roman" w:cs="Times New Roman"/>
          <w:sz w:val="24"/>
          <w:szCs w:val="24"/>
        </w:rPr>
        <w:t>integration</w:t>
      </w:r>
      <w:r w:rsidRPr="00E0424F">
        <w:rPr>
          <w:rFonts w:ascii="Times New Roman" w:eastAsiaTheme="minorEastAsia" w:hAnsi="Times New Roman" w:cs="Times New Roman"/>
          <w:sz w:val="24"/>
          <w:szCs w:val="24"/>
        </w:rPr>
        <w:t>, we get</w:t>
      </w:r>
    </w:p>
    <w:p w14:paraId="513D7061" w14:textId="77777777" w:rsidR="0036602A" w:rsidRPr="00E0424F" w:rsidRDefault="0036602A" w:rsidP="005E39FC">
      <w:pPr>
        <w:jc w:val="both"/>
        <w:rPr>
          <w:rFonts w:ascii="Times New Roman" w:eastAsiaTheme="minorEastAsia" w:hAnsi="Times New Roman" w:cs="Times New Roman"/>
          <w:sz w:val="24"/>
          <w:szCs w:val="24"/>
        </w:rPr>
      </w:pPr>
    </w:p>
    <w:tbl>
      <w:tblPr>
        <w:tblStyle w:val="Grilledutableau"/>
        <w:tblW w:w="97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425"/>
      </w:tblGrid>
      <w:tr w:rsidR="0036602A" w:rsidRPr="00E0424F" w14:paraId="27E15779" w14:textId="77777777" w:rsidTr="00171F7B">
        <w:trPr>
          <w:trHeight w:val="2226"/>
          <w:jc w:val="center"/>
        </w:trPr>
        <w:tc>
          <w:tcPr>
            <w:tcW w:w="9351" w:type="dxa"/>
            <w:vAlign w:val="center"/>
          </w:tcPr>
          <w:p w14:paraId="3D0D0F1B" w14:textId="77777777" w:rsidR="0036602A" w:rsidRPr="00E0424F" w:rsidRDefault="004F31A7" w:rsidP="00E04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heme="minorEastAsia" w:hAnsi="Times New Roman" w:cs="Times New Roman"/>
                <w:i/>
                <w:sz w:val="24"/>
                <w:szCs w:val="24"/>
              </w:rPr>
            </w:pPr>
            <m:oMathPara>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ϑ</m:t>
                    </m:r>
                  </m:e>
                </m:acc>
                <m:r>
                  <w:rPr>
                    <w:rFonts w:ascii="Cambria Math" w:eastAsiaTheme="minorEastAsia" w:hAnsi="Cambria Math" w:cs="Times New Roman"/>
                    <w:sz w:val="24"/>
                    <w:szCs w:val="24"/>
                  </w:rPr>
                  <m:t>=-2</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m:t>
                    </m:r>
                  </m:sup>
                  <m:e>
                    <m:r>
                      <m:rPr>
                        <m:scr m:val="script"/>
                      </m:rPr>
                      <w:rPr>
                        <w:rFonts w:ascii="Cambria Math" w:eastAsiaTheme="minorEastAsia" w:hAnsi="Cambria Math" w:cs="Times New Roman"/>
                        <w:sz w:val="24"/>
                        <w:szCs w:val="24"/>
                      </w:rPr>
                      <m:t>l</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sup>
                        <m:r>
                          <w:rPr>
                            <w:rFonts w:ascii="Cambria Math" w:eastAsiaTheme="minorEastAsia" w:hAnsi="Cambria Math" w:cs="Times New Roman"/>
                            <w:sz w:val="24"/>
                            <w:szCs w:val="24"/>
                          </w:rPr>
                          <m:t>2</m:t>
                        </m:r>
                      </m:sup>
                    </m:sSup>
                  </m:e>
                </m:nary>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x</m:t>
                    </m:r>
                  </m:sup>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μ</m:t>
                        </m:r>
                      </m:e>
                    </m:acc>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e>
                </m:nary>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d</m:t>
                </m:r>
                <m:r>
                  <w:rPr>
                    <w:rFonts w:ascii="Cambria Math" w:eastAsiaTheme="minorEastAsia" w:hAnsi="Cambria Math" w:cs="Times New Roman"/>
                    <w:sz w:val="24"/>
                    <w:szCs w:val="24"/>
                  </w:rPr>
                  <m:t xml:space="preserve">a </m:t>
                </m:r>
                <m:r>
                  <m:rPr>
                    <m:sty m:val="p"/>
                  </m:rPr>
                  <w:rPr>
                    <w:rFonts w:ascii="Cambria Math" w:eastAsiaTheme="minorEastAsia" w:hAnsi="Cambria Math" w:cs="Times New Roman"/>
                    <w:sz w:val="24"/>
                    <w:szCs w:val="24"/>
                  </w:rPr>
                  <m:t>d</m:t>
                </m:r>
                <m:r>
                  <w:rPr>
                    <w:rFonts w:ascii="Cambria Math" w:eastAsiaTheme="minorEastAsia" w:hAnsi="Cambria Math" w:cs="Times New Roman"/>
                    <w:sz w:val="24"/>
                    <w:szCs w:val="24"/>
                  </w:rPr>
                  <m:t>x= -2</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m:t>
                    </m:r>
                  </m:sup>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μ</m:t>
                        </m:r>
                      </m:e>
                    </m:acc>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e>
                </m:nary>
                <m:r>
                  <w:rPr>
                    <w:rFonts w:ascii="Cambria Math" w:eastAsiaTheme="minorEastAsia" w:hAnsi="Cambria Math" w:cs="Times New Roman"/>
                    <w:sz w:val="24"/>
                    <w:szCs w:val="24"/>
                  </w:rPr>
                  <m:t xml:space="preserve"> </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m:t>
                    </m:r>
                  </m:sup>
                  <m:e>
                    <m:r>
                      <m:rPr>
                        <m:scr m:val="script"/>
                      </m:rPr>
                      <w:rPr>
                        <w:rFonts w:ascii="Cambria Math" w:eastAsiaTheme="minorEastAsia" w:hAnsi="Cambria Math" w:cs="Times New Roman"/>
                        <w:sz w:val="24"/>
                        <w:szCs w:val="24"/>
                      </w:rPr>
                      <m:t>l</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d</m:t>
                    </m:r>
                    <m:r>
                      <w:rPr>
                        <w:rFonts w:ascii="Cambria Math" w:eastAsiaTheme="minorEastAsia" w:hAnsi="Cambria Math" w:cs="Times New Roman"/>
                        <w:sz w:val="24"/>
                        <w:szCs w:val="24"/>
                      </w:rPr>
                      <m:t xml:space="preserve">x </m:t>
                    </m:r>
                    <m:r>
                      <m:rPr>
                        <m:sty m:val="p"/>
                      </m:rPr>
                      <w:rPr>
                        <w:rFonts w:ascii="Cambria Math" w:eastAsiaTheme="minorEastAsia" w:hAnsi="Cambria Math" w:cs="Times New Roman"/>
                        <w:sz w:val="24"/>
                        <w:szCs w:val="24"/>
                      </w:rPr>
                      <m:t>d</m:t>
                    </m:r>
                    <m:r>
                      <w:rPr>
                        <w:rFonts w:ascii="Cambria Math" w:eastAsiaTheme="minorEastAsia" w:hAnsi="Cambria Math" w:cs="Times New Roman"/>
                        <w:sz w:val="24"/>
                        <w:szCs w:val="24"/>
                      </w:rPr>
                      <m:t>a</m:t>
                    </m:r>
                  </m:e>
                </m:nary>
              </m:oMath>
            </m:oMathPara>
          </w:p>
          <w:p w14:paraId="39095ECB" w14:textId="77777777" w:rsidR="00CE0395" w:rsidRPr="00E0424F" w:rsidRDefault="00CE0395" w:rsidP="00E04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heme="minorEastAsia" w:hAnsi="Times New Roman" w:cs="Times New Roman"/>
                <w:i/>
                <w:sz w:val="24"/>
                <w:szCs w:val="24"/>
              </w:rPr>
            </w:pPr>
            <m:oMathPara>
              <m:oMath>
                <m:r>
                  <w:rPr>
                    <w:rFonts w:ascii="Cambria Math" w:eastAsiaTheme="minorEastAsia" w:hAnsi="Cambria Math" w:cs="Times New Roman"/>
                    <w:sz w:val="24"/>
                    <w:szCs w:val="24"/>
                  </w:rPr>
                  <m:t>=2</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 xml:space="preserve"> μ</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m:rPr>
                        <m:scr m:val="script"/>
                      </m:rPr>
                      <w:rPr>
                        <w:rFonts w:ascii="Cambria Math" w:eastAsiaTheme="minorEastAsia" w:hAnsi="Cambria Math" w:cs="Times New Roman"/>
                        <w:sz w:val="24"/>
                        <w:szCs w:val="24"/>
                      </w:rPr>
                      <m:t xml:space="preserve"> 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 xml:space="preserve"> e(a)</m:t>
                    </m:r>
                  </m:e>
                </m:nary>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m:t>
                        </m:r>
                      </m:sup>
                      <m:e>
                        <m:r>
                          <m:rPr>
                            <m:scr m:val="script"/>
                          </m:rPr>
                          <w:rPr>
                            <w:rFonts w:ascii="Cambria Math" w:eastAsiaTheme="minorEastAsia" w:hAnsi="Cambria Math" w:cs="Times New Roman"/>
                            <w:sz w:val="24"/>
                            <w:szCs w:val="24"/>
                          </w:rPr>
                          <m:t>l</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d</m:t>
                        </m:r>
                        <m:r>
                          <w:rPr>
                            <w:rFonts w:ascii="Cambria Math" w:eastAsiaTheme="minorEastAsia" w:hAnsi="Cambria Math" w:cs="Times New Roman"/>
                            <w:sz w:val="24"/>
                            <w:szCs w:val="24"/>
                          </w:rPr>
                          <m:t>x</m:t>
                        </m:r>
                      </m:e>
                    </m:nary>
                  </m:num>
                  <m:den>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m:t>
                        </m:r>
                      </m:sup>
                      <m:e>
                        <m:r>
                          <m:rPr>
                            <m:scr m:val="script"/>
                          </m:rP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d</m:t>
                        </m:r>
                        <m:r>
                          <w:rPr>
                            <w:rFonts w:ascii="Cambria Math" w:eastAsiaTheme="minorEastAsia" w:hAnsi="Cambria Math" w:cs="Times New Roman"/>
                            <w:sz w:val="24"/>
                            <w:szCs w:val="24"/>
                          </w:rPr>
                          <m:t>x</m:t>
                        </m:r>
                      </m:e>
                    </m:nary>
                  </m:den>
                </m:f>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d</m:t>
                </m:r>
                <m:r>
                  <w:rPr>
                    <w:rFonts w:ascii="Cambria Math" w:eastAsiaTheme="minorEastAsia" w:hAnsi="Cambria Math" w:cs="Times New Roman"/>
                    <w:sz w:val="24"/>
                    <w:szCs w:val="24"/>
                  </w:rPr>
                  <m:t>a</m:t>
                </m:r>
              </m:oMath>
            </m:oMathPara>
          </w:p>
          <w:p w14:paraId="37865F5F" w14:textId="77777777" w:rsidR="003832DE" w:rsidRPr="00E0424F" w:rsidRDefault="003832DE" w:rsidP="00E04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i/>
                <w:sz w:val="24"/>
                <w:szCs w:val="24"/>
              </w:rPr>
            </w:pPr>
            <m:oMathPara>
              <m:oMath>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 xml:space="preserve"> w</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 xml:space="preserve"> 2 </m:t>
                    </m:r>
                    <m:r>
                      <m:rPr>
                        <m:scr m:val="script"/>
                      </m:rP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 xml:space="preserve"> </m:t>
                    </m:r>
                    <m:acc>
                      <m:accPr>
                        <m:chr m:val="̅"/>
                        <m:ctrlPr>
                          <w:rPr>
                            <w:rFonts w:ascii="Cambria Math" w:eastAsiaTheme="minorEastAsia" w:hAnsi="Cambria Math" w:cs="Times New Roman"/>
                            <w:i/>
                            <w:sz w:val="24"/>
                            <w:szCs w:val="24"/>
                          </w:rPr>
                        </m:ctrlPr>
                      </m:accPr>
                      <m:e>
                        <m:r>
                          <m:rPr>
                            <m:scr m:val="script"/>
                          </m:rPr>
                          <w:rPr>
                            <w:rFonts w:ascii="Cambria Math" w:eastAsiaTheme="minorEastAsia" w:hAnsi="Cambria Math" w:cs="Times New Roman"/>
                            <w:sz w:val="24"/>
                            <w:szCs w:val="24"/>
                          </w:rPr>
                          <m:t>l</m:t>
                        </m:r>
                      </m:e>
                    </m:acc>
                    <m:r>
                      <w:rPr>
                        <w:rFonts w:ascii="Cambria Math" w:eastAsiaTheme="minorEastAsia" w:hAnsi="Cambria Math" w:cs="Times New Roman"/>
                        <w:sz w:val="24"/>
                        <w:szCs w:val="24"/>
                      </w:rPr>
                      <m:t>(a)</m:t>
                    </m:r>
                  </m:e>
                </m:nary>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d</m:t>
                </m:r>
                <m:r>
                  <w:rPr>
                    <w:rFonts w:ascii="Cambria Math" w:eastAsiaTheme="minorEastAsia" w:hAnsi="Cambria Math" w:cs="Times New Roman"/>
                    <w:sz w:val="24"/>
                    <w:szCs w:val="24"/>
                  </w:rPr>
                  <m:t>a,</m:t>
                </m:r>
              </m:oMath>
            </m:oMathPara>
          </w:p>
        </w:tc>
        <w:tc>
          <w:tcPr>
            <w:tcW w:w="425" w:type="dxa"/>
            <w:vAlign w:val="center"/>
          </w:tcPr>
          <w:p w14:paraId="3905A03F" w14:textId="77777777" w:rsidR="0036602A" w:rsidRPr="00E0424F" w:rsidRDefault="0036602A" w:rsidP="00E04516">
            <w:pPr>
              <w:jc w:val="both"/>
              <w:rPr>
                <w:rFonts w:ascii="Times New Roman" w:hAnsi="Times New Roman" w:cs="Times New Roman"/>
                <w:sz w:val="24"/>
                <w:szCs w:val="24"/>
              </w:rPr>
            </w:pPr>
          </w:p>
        </w:tc>
      </w:tr>
    </w:tbl>
    <w:p w14:paraId="0AE5747C" w14:textId="77777777" w:rsidR="0036602A" w:rsidRPr="00E0424F" w:rsidRDefault="0036602A" w:rsidP="005E39FC">
      <w:pPr>
        <w:jc w:val="both"/>
        <w:rPr>
          <w:rFonts w:ascii="Times New Roman" w:eastAsiaTheme="minorEastAsia" w:hAnsi="Times New Roman" w:cs="Times New Roman"/>
          <w:sz w:val="24"/>
          <w:szCs w:val="24"/>
        </w:rPr>
      </w:pPr>
    </w:p>
    <w:p w14:paraId="1FB25D04" w14:textId="77777777" w:rsidR="003832DE" w:rsidRPr="00E0424F" w:rsidRDefault="005F0DC9" w:rsidP="005E39FC">
      <w:pPr>
        <w:jc w:val="both"/>
        <w:rPr>
          <w:rFonts w:ascii="Times New Roman" w:eastAsiaTheme="minorEastAsia" w:hAnsi="Times New Roman" w:cs="Times New Roman"/>
          <w:sz w:val="24"/>
          <w:szCs w:val="24"/>
        </w:rPr>
      </w:pPr>
      <w:r w:rsidRPr="00E0424F">
        <w:rPr>
          <w:rFonts w:ascii="Times New Roman" w:eastAsiaTheme="minorEastAsia" w:hAnsi="Times New Roman" w:cs="Times New Roman"/>
          <w:sz w:val="24"/>
          <w:szCs w:val="24"/>
        </w:rPr>
        <w:t>w</w:t>
      </w:r>
      <w:r w:rsidR="003832DE" w:rsidRPr="00E0424F">
        <w:rPr>
          <w:rFonts w:ascii="Times New Roman" w:eastAsiaTheme="minorEastAsia" w:hAnsi="Times New Roman" w:cs="Times New Roman"/>
          <w:sz w:val="24"/>
          <w:szCs w:val="24"/>
        </w:rPr>
        <w:t>hich proves Eq. B1.</w:t>
      </w:r>
      <w:r w:rsidR="00752C22" w:rsidRPr="00E0424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oMath>
    </w:p>
    <w:p w14:paraId="18A71D20" w14:textId="77777777" w:rsidR="003832DE" w:rsidRPr="00E0424F" w:rsidRDefault="003832DE" w:rsidP="005E39FC">
      <w:pPr>
        <w:jc w:val="both"/>
        <w:rPr>
          <w:rFonts w:ascii="Times New Roman" w:eastAsiaTheme="minorEastAsia" w:hAnsi="Times New Roman" w:cs="Times New Roman"/>
          <w:sz w:val="24"/>
          <w:szCs w:val="24"/>
        </w:rPr>
      </w:pPr>
    </w:p>
    <w:p w14:paraId="5E1510B7" w14:textId="77777777" w:rsidR="003832DE" w:rsidRPr="00E0424F" w:rsidRDefault="003832DE" w:rsidP="003832DE">
      <w:pPr>
        <w:jc w:val="both"/>
        <w:rPr>
          <w:rFonts w:ascii="Times New Roman" w:eastAsiaTheme="minorEastAsia" w:hAnsi="Times New Roman" w:cs="Times New Roman"/>
          <w:i/>
          <w:sz w:val="24"/>
          <w:szCs w:val="24"/>
        </w:rPr>
      </w:pPr>
      <w:r w:rsidRPr="00E0424F">
        <w:rPr>
          <w:rFonts w:ascii="Times New Roman" w:eastAsiaTheme="minorEastAsia" w:hAnsi="Times New Roman" w:cs="Times New Roman"/>
          <w:b/>
          <w:sz w:val="24"/>
          <w:szCs w:val="24"/>
        </w:rPr>
        <w:t xml:space="preserve">Proposition 2. </w:t>
      </w:r>
      <w:r w:rsidRPr="00E0424F">
        <w:rPr>
          <w:rFonts w:ascii="Times New Roman" w:eastAsiaTheme="minorEastAsia" w:hAnsi="Times New Roman" w:cs="Times New Roman"/>
          <w:i/>
          <w:sz w:val="24"/>
          <w:szCs w:val="24"/>
        </w:rPr>
        <w:t xml:space="preserve">Let </w:t>
      </w:r>
      <m:oMath>
        <m:r>
          <w:rPr>
            <w:rFonts w:ascii="Cambria Math" w:eastAsiaTheme="minorEastAsia" w:hAnsi="Cambria Math" w:cs="Times New Roman"/>
            <w:sz w:val="24"/>
            <w:szCs w:val="24"/>
          </w:rPr>
          <m:t>g= -</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ln</m:t>
            </m:r>
          </m:fName>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acc>
                  <m:accPr>
                    <m:chr m:val="̅"/>
                    <m:ctrlPr>
                      <w:rPr>
                        <w:rFonts w:ascii="Cambria Math" w:eastAsiaTheme="minorEastAsia" w:hAnsi="Cambria Math" w:cs="Times New Roman"/>
                        <w:i/>
                        <w:sz w:val="24"/>
                        <w:szCs w:val="24"/>
                      </w:rPr>
                    </m:ctrlPr>
                  </m:accPr>
                  <m:e>
                    <m:r>
                      <m:rPr>
                        <m:scr m:val="script"/>
                      </m:rPr>
                      <w:rPr>
                        <w:rFonts w:ascii="Cambria Math" w:eastAsiaTheme="minorEastAsia" w:hAnsi="Cambria Math" w:cs="Times New Roman"/>
                        <w:sz w:val="24"/>
                        <w:szCs w:val="24"/>
                      </w:rPr>
                      <m:t>l</m:t>
                    </m:r>
                  </m:e>
                </m:acc>
              </m:e>
            </m:d>
          </m:e>
        </m:func>
        <m:r>
          <w:rPr>
            <w:rFonts w:ascii="Cambria Math" w:eastAsiaTheme="minorEastAsia" w:hAnsi="Cambria Math" w:cs="Times New Roman"/>
            <w:sz w:val="24"/>
            <w:szCs w:val="24"/>
          </w:rPr>
          <m:t>,</m:t>
        </m:r>
      </m:oMath>
      <w:r w:rsidRPr="00E0424F">
        <w:rPr>
          <w:rFonts w:ascii="Times New Roman" w:eastAsiaTheme="minorEastAsia" w:hAnsi="Times New Roman" w:cs="Times New Roman"/>
          <w:i/>
          <w:sz w:val="24"/>
          <w:szCs w:val="24"/>
        </w:rPr>
        <w:t xml:space="preserve"> where </w:t>
      </w:r>
      <m:oMath>
        <m:acc>
          <m:accPr>
            <m:chr m:val="̅"/>
            <m:ctrlPr>
              <w:rPr>
                <w:rFonts w:ascii="Cambria Math" w:eastAsiaTheme="minorEastAsia" w:hAnsi="Cambria Math" w:cs="Times New Roman"/>
                <w:i/>
                <w:sz w:val="24"/>
                <w:szCs w:val="24"/>
              </w:rPr>
            </m:ctrlPr>
          </m:accPr>
          <m:e>
            <m:r>
              <m:rPr>
                <m:scr m:val="script"/>
              </m:rPr>
              <w:rPr>
                <w:rFonts w:ascii="Cambria Math" w:eastAsiaTheme="minorEastAsia" w:hAnsi="Cambria Math" w:cs="Times New Roman"/>
                <w:sz w:val="24"/>
                <w:szCs w:val="24"/>
              </w:rPr>
              <m:t>l</m:t>
            </m:r>
          </m:e>
        </m:acc>
        <m:r>
          <w:rPr>
            <w:rFonts w:ascii="Cambria Math" w:eastAsiaTheme="minorEastAsia" w:hAnsi="Cambria Math" w:cs="Times New Roman"/>
            <w:sz w:val="24"/>
            <w:szCs w:val="24"/>
          </w:rPr>
          <m:t xml:space="preserve">= </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c</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m:rPr>
                <m:scr m:val="script"/>
              </m:rPr>
              <w:rPr>
                <w:rFonts w:ascii="Cambria Math" w:eastAsiaTheme="minorEastAsia" w:hAnsi="Cambria Math" w:cs="Times New Roman"/>
                <w:sz w:val="24"/>
                <w:szCs w:val="24"/>
              </w:rPr>
              <m:t xml:space="preserve"> 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m:rPr>
                <m:sty m:val="p"/>
              </m:rPr>
              <w:rPr>
                <w:rFonts w:ascii="Cambria Math" w:eastAsiaTheme="minorEastAsia" w:hAnsi="Cambria Math" w:cs="Times New Roman"/>
                <w:sz w:val="24"/>
                <w:szCs w:val="24"/>
              </w:rPr>
              <m:t xml:space="preserve"> d</m:t>
            </m:r>
            <m:r>
              <w:rPr>
                <w:rFonts w:ascii="Cambria Math" w:eastAsiaTheme="minorEastAsia" w:hAnsi="Cambria Math" w:cs="Times New Roman"/>
                <w:sz w:val="24"/>
                <w:szCs w:val="24"/>
              </w:rPr>
              <m:t>x= ϑ/</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 xml:space="preserve"> </m:t>
            </m:r>
          </m:e>
        </m:nary>
      </m:oMath>
      <w:r w:rsidRPr="00E0424F">
        <w:rPr>
          <w:rFonts w:ascii="Times New Roman" w:eastAsiaTheme="minorEastAsia" w:hAnsi="Times New Roman" w:cs="Times New Roman"/>
          <w:i/>
          <w:sz w:val="24"/>
          <w:szCs w:val="24"/>
        </w:rPr>
        <w:t xml:space="preserve">and </w:t>
      </w:r>
      <m:oMath>
        <m:r>
          <w:rPr>
            <w:rFonts w:ascii="Cambria Math" w:eastAsiaTheme="minorEastAsia" w:hAnsi="Cambria Math" w:cs="Times New Roman"/>
            <w:sz w:val="24"/>
            <w:szCs w:val="24"/>
          </w:rPr>
          <m:t>ϑ=</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m:t>
            </m:r>
          </m:sup>
          <m:e>
            <m:r>
              <m:rPr>
                <m:scr m:val="script"/>
              </m:rP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d</m:t>
            </m:r>
            <m:r>
              <w:rPr>
                <w:rFonts w:ascii="Cambria Math" w:eastAsiaTheme="minorEastAsia" w:hAnsi="Cambria Math" w:cs="Times New Roman"/>
                <w:sz w:val="24"/>
                <w:szCs w:val="24"/>
              </w:rPr>
              <m:t>x</m:t>
            </m:r>
          </m:e>
        </m:nary>
        <m:r>
          <w:rPr>
            <w:rFonts w:ascii="Cambria Math" w:eastAsiaTheme="minorEastAsia" w:hAnsi="Cambria Math" w:cs="Times New Roman"/>
            <w:sz w:val="24"/>
            <w:szCs w:val="24"/>
          </w:rPr>
          <m:t>.</m:t>
        </m:r>
      </m:oMath>
      <w:r w:rsidR="008C71C8" w:rsidRPr="00E0424F">
        <w:rPr>
          <w:rFonts w:ascii="Times New Roman" w:eastAsiaTheme="minorEastAsia" w:hAnsi="Times New Roman" w:cs="Times New Roman"/>
          <w:i/>
          <w:sz w:val="24"/>
          <w:szCs w:val="24"/>
        </w:rPr>
        <w:t xml:space="preserve"> The, its partial derivative with respect to time can be expressed as</w:t>
      </w:r>
    </w:p>
    <w:p w14:paraId="692F303E" w14:textId="77777777" w:rsidR="008C71C8" w:rsidRPr="00E0424F" w:rsidRDefault="008C71C8" w:rsidP="003832DE">
      <w:pPr>
        <w:jc w:val="both"/>
        <w:rPr>
          <w:rFonts w:ascii="Times New Roman" w:eastAsiaTheme="minorEastAsia" w:hAnsi="Times New Roman" w:cs="Times New Roman"/>
          <w:i/>
          <w:sz w:val="24"/>
          <w:szCs w:val="24"/>
        </w:rPr>
      </w:pPr>
    </w:p>
    <w:tbl>
      <w:tblPr>
        <w:tblStyle w:val="Grilledutableau"/>
        <w:tblW w:w="97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20"/>
        <w:gridCol w:w="656"/>
      </w:tblGrid>
      <w:tr w:rsidR="003832DE" w:rsidRPr="00E0424F" w14:paraId="6043215B" w14:textId="77777777" w:rsidTr="00171F7B">
        <w:trPr>
          <w:trHeight w:val="820"/>
          <w:jc w:val="center"/>
        </w:trPr>
        <w:tc>
          <w:tcPr>
            <w:tcW w:w="9351" w:type="dxa"/>
            <w:vAlign w:val="center"/>
          </w:tcPr>
          <w:p w14:paraId="525AACB7" w14:textId="77777777" w:rsidR="003832DE" w:rsidRPr="00E0424F" w:rsidRDefault="004F31A7" w:rsidP="00E04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i/>
                <w:sz w:val="24"/>
                <w:szCs w:val="24"/>
              </w:rPr>
            </w:pPr>
            <m:oMathPara>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g</m:t>
                    </m:r>
                  </m:e>
                </m:acc>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nary>
                <m:r>
                  <w:rPr>
                    <w:rFonts w:ascii="Cambria Math" w:eastAsiaTheme="minorEastAsia" w:hAnsi="Cambria Math" w:cs="Times New Roman"/>
                    <w:sz w:val="24"/>
                    <w:szCs w:val="24"/>
                  </w:rPr>
                  <m:t>w</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g</m:t>
                    </m:r>
                  </m:sub>
                </m:sSub>
                <m:r>
                  <w:rPr>
                    <w:rFonts w:ascii="Cambria Math" w:eastAsiaTheme="minorEastAsia" w:hAnsi="Cambria Math" w:cs="Times New Roman"/>
                    <w:sz w:val="24"/>
                    <w:szCs w:val="24"/>
                  </w:rPr>
                  <m:t xml:space="preserve">(x) </m:t>
                </m:r>
                <m:r>
                  <m:rPr>
                    <m:sty m:val="p"/>
                  </m:rPr>
                  <w:rPr>
                    <w:rFonts w:ascii="Cambria Math" w:eastAsiaTheme="minorEastAsia" w:hAnsi="Cambria Math" w:cs="Times New Roman"/>
                    <w:sz w:val="24"/>
                    <w:szCs w:val="24"/>
                  </w:rPr>
                  <m:t>d</m:t>
                </m:r>
                <m:r>
                  <w:rPr>
                    <w:rFonts w:ascii="Cambria Math" w:eastAsiaTheme="minorEastAsia" w:hAnsi="Cambria Math" w:cs="Times New Roman"/>
                    <w:sz w:val="24"/>
                    <w:szCs w:val="24"/>
                    <w:lang w:val="da-DK"/>
                  </w:rPr>
                  <m:t>x</m:t>
                </m:r>
                <m:r>
                  <w:rPr>
                    <w:rFonts w:ascii="Cambria Math" w:eastAsiaTheme="minorEastAsia" w:hAnsi="Cambria Math" w:cs="Times New Roman"/>
                    <w:sz w:val="24"/>
                    <w:szCs w:val="24"/>
                  </w:rPr>
                  <m:t xml:space="preserve"> ,</m:t>
                </m:r>
              </m:oMath>
            </m:oMathPara>
          </w:p>
        </w:tc>
        <w:tc>
          <w:tcPr>
            <w:tcW w:w="425" w:type="dxa"/>
            <w:vAlign w:val="center"/>
          </w:tcPr>
          <w:p w14:paraId="7BA0BB6C" w14:textId="77777777" w:rsidR="003832DE" w:rsidRPr="00E0424F" w:rsidRDefault="003832DE" w:rsidP="00E04516">
            <w:pPr>
              <w:jc w:val="both"/>
              <w:rPr>
                <w:rFonts w:ascii="Times New Roman" w:hAnsi="Times New Roman" w:cs="Times New Roman"/>
                <w:sz w:val="24"/>
                <w:szCs w:val="24"/>
              </w:rPr>
            </w:pPr>
            <w:r w:rsidRPr="00E0424F">
              <w:rPr>
                <w:rFonts w:ascii="Times New Roman" w:hAnsi="Times New Roman" w:cs="Times New Roman"/>
                <w:sz w:val="24"/>
                <w:szCs w:val="24"/>
              </w:rPr>
              <w:t>[B</w:t>
            </w:r>
            <w:r w:rsidR="008C71C8" w:rsidRPr="00E0424F">
              <w:rPr>
                <w:rFonts w:ascii="Times New Roman" w:hAnsi="Times New Roman" w:cs="Times New Roman"/>
                <w:sz w:val="24"/>
                <w:szCs w:val="24"/>
              </w:rPr>
              <w:t>2</w:t>
            </w:r>
            <w:r w:rsidRPr="00E0424F">
              <w:rPr>
                <w:rFonts w:ascii="Times New Roman" w:hAnsi="Times New Roman" w:cs="Times New Roman"/>
                <w:sz w:val="24"/>
                <w:szCs w:val="24"/>
              </w:rPr>
              <w:t>]</w:t>
            </w:r>
          </w:p>
        </w:tc>
      </w:tr>
    </w:tbl>
    <w:p w14:paraId="0A639B78" w14:textId="77777777" w:rsidR="003832DE" w:rsidRPr="00E0424F" w:rsidRDefault="003832DE" w:rsidP="003832DE">
      <w:pPr>
        <w:jc w:val="both"/>
        <w:rPr>
          <w:rFonts w:ascii="Times New Roman" w:eastAsiaTheme="minorEastAsia" w:hAnsi="Times New Roman" w:cs="Times New Roman"/>
          <w:i/>
          <w:sz w:val="24"/>
          <w:szCs w:val="24"/>
        </w:rPr>
      </w:pPr>
    </w:p>
    <w:p w14:paraId="2A50044A" w14:textId="77777777" w:rsidR="003832DE" w:rsidRPr="00E0424F" w:rsidRDefault="005F0DC9" w:rsidP="003832DE">
      <w:pPr>
        <w:jc w:val="both"/>
        <w:rPr>
          <w:rFonts w:ascii="Times New Roman" w:eastAsiaTheme="minorEastAsia" w:hAnsi="Times New Roman" w:cs="Times New Roman"/>
          <w:i/>
          <w:sz w:val="24"/>
          <w:szCs w:val="24"/>
        </w:rPr>
      </w:pPr>
      <w:r w:rsidRPr="00E0424F">
        <w:rPr>
          <w:rFonts w:ascii="Times New Roman" w:eastAsiaTheme="minorEastAsia" w:hAnsi="Times New Roman" w:cs="Times New Roman"/>
          <w:i/>
          <w:sz w:val="24"/>
          <w:szCs w:val="24"/>
        </w:rPr>
        <w:t>w</w:t>
      </w:r>
      <w:r w:rsidR="008C71C8" w:rsidRPr="00E0424F">
        <w:rPr>
          <w:rFonts w:ascii="Times New Roman" w:eastAsiaTheme="minorEastAsia" w:hAnsi="Times New Roman" w:cs="Times New Roman"/>
          <w:i/>
          <w:sz w:val="24"/>
          <w:szCs w:val="24"/>
        </w:rPr>
        <w:t xml:space="preserve">ith </w:t>
      </w:r>
    </w:p>
    <w:p w14:paraId="5AC15F7A" w14:textId="77777777" w:rsidR="008C71C8" w:rsidRPr="00E0424F" w:rsidRDefault="008C71C8" w:rsidP="003832DE">
      <w:pPr>
        <w:jc w:val="both"/>
        <w:rPr>
          <w:rFonts w:ascii="Times New Roman" w:eastAsiaTheme="minorEastAsia" w:hAnsi="Times New Roman" w:cs="Times New Roman"/>
          <w:i/>
          <w:sz w:val="24"/>
          <w:szCs w:val="24"/>
        </w:rPr>
      </w:pPr>
    </w:p>
    <w:p w14:paraId="4778A7EE" w14:textId="77777777" w:rsidR="008C71C8" w:rsidRPr="00E0424F" w:rsidRDefault="008C71C8" w:rsidP="003832DE">
      <w:pPr>
        <w:jc w:val="both"/>
        <w:rPr>
          <w:rFonts w:ascii="Times New Roman" w:eastAsiaTheme="minorEastAsia" w:hAnsi="Times New Roman" w:cs="Times New Roman"/>
          <w:i/>
          <w:sz w:val="24"/>
          <w:szCs w:val="24"/>
        </w:rPr>
      </w:pPr>
    </w:p>
    <w:p w14:paraId="7ACF42C7" w14:textId="77777777" w:rsidR="003832DE" w:rsidRPr="00E0424F" w:rsidRDefault="003832DE" w:rsidP="003832DE">
      <w:pPr>
        <w:jc w:val="both"/>
        <w:rPr>
          <w:rFonts w:ascii="Times New Roman" w:eastAsiaTheme="minorEastAsia" w:hAnsi="Times New Roman" w:cs="Times New Roman"/>
          <w:i/>
          <w:sz w:val="24"/>
          <w:szCs w:val="24"/>
        </w:rPr>
      </w:pPr>
    </w:p>
    <w:tbl>
      <w:tblPr>
        <w:tblStyle w:val="Grilledutableau"/>
        <w:tblW w:w="97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425"/>
      </w:tblGrid>
      <w:tr w:rsidR="003832DE" w:rsidRPr="00E0424F" w14:paraId="0B2B84A5" w14:textId="77777777" w:rsidTr="00171F7B">
        <w:trPr>
          <w:trHeight w:val="820"/>
          <w:jc w:val="center"/>
        </w:trPr>
        <w:tc>
          <w:tcPr>
            <w:tcW w:w="9351" w:type="dxa"/>
            <w:vAlign w:val="center"/>
          </w:tcPr>
          <w:p w14:paraId="7C41CD04" w14:textId="77777777" w:rsidR="003832DE" w:rsidRPr="00E0424F" w:rsidRDefault="004F31A7" w:rsidP="00E04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g</m:t>
                    </m:r>
                  </m:sub>
                </m:sSub>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r>
                      <m:rPr>
                        <m:scr m:val="script"/>
                      </m:rP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acc>
                      <m:accPr>
                        <m:chr m:val="̅"/>
                        <m:ctrlPr>
                          <w:rPr>
                            <w:rFonts w:ascii="Cambria Math" w:eastAsiaTheme="minorEastAsia" w:hAnsi="Cambria Math" w:cs="Times New Roman"/>
                            <w:i/>
                            <w:sz w:val="24"/>
                            <w:szCs w:val="24"/>
                          </w:rPr>
                        </m:ctrlPr>
                      </m:accPr>
                      <m:e>
                        <m:r>
                          <m:rPr>
                            <m:scr m:val="script"/>
                          </m:rPr>
                          <w:rPr>
                            <w:rFonts w:ascii="Cambria Math" w:eastAsiaTheme="minorEastAsia" w:hAnsi="Cambria Math" w:cs="Times New Roman"/>
                            <w:sz w:val="24"/>
                            <w:szCs w:val="24"/>
                          </w:rPr>
                          <m:t>l</m:t>
                        </m:r>
                      </m:e>
                    </m:acc>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m:rPr>
                            <m:scr m:val="script"/>
                          </m:rPr>
                          <w:rPr>
                            <w:rFonts w:ascii="Cambria Math" w:eastAsiaTheme="minorEastAsia" w:hAnsi="Cambria Math" w:cs="Times New Roman"/>
                            <w:sz w:val="24"/>
                            <w:szCs w:val="24"/>
                          </w:rPr>
                          <m:t>l</m:t>
                        </m:r>
                      </m:e>
                    </m:acc>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-ϑ</m:t>
                    </m:r>
                  </m:den>
                </m:f>
                <m:r>
                  <w:rPr>
                    <w:rFonts w:ascii="Cambria Math" w:eastAsiaTheme="minorEastAsia" w:hAnsi="Cambria Math" w:cs="Times New Roman"/>
                    <w:sz w:val="24"/>
                    <w:szCs w:val="24"/>
                  </w:rPr>
                  <m:t xml:space="preserve"> ,</m:t>
                </m:r>
              </m:oMath>
            </m:oMathPara>
          </w:p>
        </w:tc>
        <w:tc>
          <w:tcPr>
            <w:tcW w:w="425" w:type="dxa"/>
            <w:vAlign w:val="center"/>
          </w:tcPr>
          <w:p w14:paraId="0363150F" w14:textId="77777777" w:rsidR="003832DE" w:rsidRPr="00E0424F" w:rsidRDefault="003832DE" w:rsidP="00E04516">
            <w:pPr>
              <w:jc w:val="both"/>
              <w:rPr>
                <w:rFonts w:ascii="Times New Roman" w:hAnsi="Times New Roman" w:cs="Times New Roman"/>
                <w:i/>
                <w:sz w:val="24"/>
                <w:szCs w:val="24"/>
              </w:rPr>
            </w:pPr>
          </w:p>
        </w:tc>
      </w:tr>
    </w:tbl>
    <w:p w14:paraId="1F8C5727" w14:textId="77777777" w:rsidR="003832DE" w:rsidRPr="00E0424F" w:rsidRDefault="003832DE" w:rsidP="003832DE">
      <w:pPr>
        <w:jc w:val="both"/>
        <w:rPr>
          <w:rFonts w:ascii="Times New Roman" w:eastAsiaTheme="minorEastAsia" w:hAnsi="Times New Roman" w:cs="Times New Roman"/>
          <w:i/>
          <w:sz w:val="24"/>
          <w:szCs w:val="24"/>
        </w:rPr>
      </w:pPr>
    </w:p>
    <w:p w14:paraId="65F84942" w14:textId="77777777" w:rsidR="008C71C8" w:rsidRPr="00E0424F" w:rsidRDefault="005F0DC9" w:rsidP="003832DE">
      <w:pPr>
        <w:jc w:val="both"/>
        <w:rPr>
          <w:rFonts w:ascii="Times New Roman" w:eastAsiaTheme="minorEastAsia" w:hAnsi="Times New Roman" w:cs="Times New Roman"/>
          <w:i/>
          <w:sz w:val="24"/>
          <w:szCs w:val="24"/>
        </w:rPr>
      </w:pPr>
      <w:r w:rsidRPr="00E0424F">
        <w:rPr>
          <w:rFonts w:ascii="Times New Roman" w:eastAsiaTheme="minorEastAsia" w:hAnsi="Times New Roman" w:cs="Times New Roman"/>
          <w:i/>
          <w:sz w:val="24"/>
          <w:szCs w:val="24"/>
        </w:rPr>
        <w:t>w</w:t>
      </w:r>
      <w:r w:rsidR="008C71C8" w:rsidRPr="00E0424F">
        <w:rPr>
          <w:rFonts w:ascii="Times New Roman" w:eastAsiaTheme="minorEastAsia" w:hAnsi="Times New Roman" w:cs="Times New Roman"/>
          <w:i/>
          <w:sz w:val="24"/>
          <w:szCs w:val="24"/>
        </w:rPr>
        <w:t xml:space="preserve">nd </w:t>
      </w:r>
      <m:oMath>
        <m:acc>
          <m:accPr>
            <m:chr m:val="̅"/>
            <m:ctrlPr>
              <w:rPr>
                <w:rFonts w:ascii="Cambria Math" w:eastAsiaTheme="minorEastAsia" w:hAnsi="Cambria Math" w:cs="Times New Roman"/>
                <w:i/>
                <w:sz w:val="24"/>
                <w:szCs w:val="24"/>
              </w:rPr>
            </m:ctrlPr>
          </m:accPr>
          <m:e>
            <m:r>
              <m:rPr>
                <m:scr m:val="script"/>
              </m:rPr>
              <w:rPr>
                <w:rFonts w:ascii="Cambria Math" w:eastAsiaTheme="minorEastAsia" w:hAnsi="Cambria Math" w:cs="Times New Roman"/>
                <w:sz w:val="24"/>
                <w:szCs w:val="24"/>
              </w:rPr>
              <m:t>l</m:t>
            </m:r>
          </m:e>
        </m:acc>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x</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c</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m:rPr>
                <m:scr m:val="script"/>
              </m:rPr>
              <w:rPr>
                <w:rFonts w:ascii="Cambria Math" w:eastAsiaTheme="minorEastAsia" w:hAnsi="Cambria Math" w:cs="Times New Roman"/>
                <w:sz w:val="24"/>
                <w:szCs w:val="24"/>
              </w:rPr>
              <m:t xml:space="preserve"> 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d</m:t>
            </m:r>
            <m:r>
              <w:rPr>
                <w:rFonts w:ascii="Cambria Math" w:eastAsiaTheme="minorEastAsia" w:hAnsi="Cambria Math" w:cs="Times New Roman"/>
                <w:sz w:val="24"/>
                <w:szCs w:val="24"/>
              </w:rPr>
              <m:t>a</m:t>
            </m:r>
            <m:r>
              <m:rPr>
                <m:scr m:val="script"/>
              </m:rPr>
              <w:rPr>
                <w:rFonts w:ascii="Cambria Math" w:eastAsiaTheme="minorEastAsia" w:hAnsi="Cambria Math" w:cs="Times New Roman"/>
                <w:sz w:val="24"/>
                <w:szCs w:val="24"/>
              </w:rPr>
              <m:t>/l(</m:t>
            </m:r>
            <m:r>
              <w:rPr>
                <w:rFonts w:ascii="Cambria Math" w:eastAsiaTheme="minorEastAsia" w:hAnsi="Cambria Math" w:cs="Times New Roman"/>
                <w:sz w:val="24"/>
                <w:szCs w:val="24"/>
              </w:rPr>
              <m:t>a)</m:t>
            </m:r>
          </m:e>
        </m:nary>
        <m:r>
          <w:rPr>
            <w:rFonts w:ascii="Cambria Math" w:eastAsiaTheme="minorEastAsia" w:hAnsi="Cambria Math" w:cs="Times New Roman"/>
            <w:sz w:val="24"/>
            <w:szCs w:val="24"/>
          </w:rPr>
          <m:t>.</m:t>
        </m:r>
      </m:oMath>
    </w:p>
    <w:p w14:paraId="011F5DDE" w14:textId="77777777" w:rsidR="008C71C8" w:rsidRPr="00E0424F" w:rsidRDefault="008C71C8" w:rsidP="003832DE">
      <w:pPr>
        <w:jc w:val="both"/>
        <w:rPr>
          <w:rFonts w:ascii="Times New Roman" w:eastAsiaTheme="minorEastAsia" w:hAnsi="Times New Roman" w:cs="Times New Roman"/>
          <w:i/>
          <w:sz w:val="24"/>
          <w:szCs w:val="24"/>
        </w:rPr>
      </w:pPr>
    </w:p>
    <w:p w14:paraId="2B60CEEA" w14:textId="77777777" w:rsidR="003832DE" w:rsidRPr="00E0424F" w:rsidRDefault="003832DE" w:rsidP="003832DE">
      <w:pPr>
        <w:jc w:val="both"/>
        <w:rPr>
          <w:rFonts w:ascii="Times New Roman" w:eastAsiaTheme="minorEastAsia" w:hAnsi="Times New Roman" w:cs="Times New Roman"/>
          <w:sz w:val="24"/>
          <w:szCs w:val="24"/>
        </w:rPr>
      </w:pPr>
      <w:r w:rsidRPr="00E0424F">
        <w:rPr>
          <w:rFonts w:ascii="Times New Roman" w:eastAsiaTheme="minorEastAsia" w:hAnsi="Times New Roman" w:cs="Times New Roman"/>
          <w:i/>
          <w:sz w:val="24"/>
          <w:szCs w:val="24"/>
        </w:rPr>
        <w:t xml:space="preserve">Proof. </w:t>
      </w:r>
      <w:r w:rsidR="008C71C8" w:rsidRPr="00E0424F">
        <w:rPr>
          <w:rFonts w:ascii="Times New Roman" w:eastAsiaTheme="minorEastAsia" w:hAnsi="Times New Roman" w:cs="Times New Roman"/>
          <w:sz w:val="24"/>
          <w:szCs w:val="24"/>
        </w:rPr>
        <w:t>From Eq. (2) and (1</w:t>
      </w:r>
      <w:r w:rsidR="00752C22" w:rsidRPr="00E0424F">
        <w:rPr>
          <w:rFonts w:ascii="Times New Roman" w:eastAsiaTheme="minorEastAsia" w:hAnsi="Times New Roman" w:cs="Times New Roman"/>
          <w:sz w:val="24"/>
          <w:szCs w:val="24"/>
        </w:rPr>
        <w:t>0</w:t>
      </w:r>
      <w:r w:rsidR="008C71C8" w:rsidRPr="00E0424F">
        <w:rPr>
          <w:rFonts w:ascii="Times New Roman" w:eastAsiaTheme="minorEastAsia" w:hAnsi="Times New Roman" w:cs="Times New Roman"/>
          <w:sz w:val="24"/>
          <w:szCs w:val="24"/>
        </w:rPr>
        <w:t xml:space="preserve">), we have that </w:t>
      </w:r>
    </w:p>
    <w:p w14:paraId="3BEEA281" w14:textId="77777777" w:rsidR="008C71C8" w:rsidRPr="00E0424F" w:rsidRDefault="008C71C8" w:rsidP="003832DE">
      <w:pPr>
        <w:jc w:val="both"/>
        <w:rPr>
          <w:rFonts w:ascii="Times New Roman" w:eastAsiaTheme="minorEastAsia" w:hAnsi="Times New Roman" w:cs="Times New Roman"/>
          <w:sz w:val="24"/>
          <w:szCs w:val="24"/>
        </w:rPr>
      </w:pPr>
    </w:p>
    <w:tbl>
      <w:tblPr>
        <w:tblStyle w:val="Grilledutableau"/>
        <w:tblW w:w="97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20"/>
        <w:gridCol w:w="656"/>
      </w:tblGrid>
      <w:tr w:rsidR="008C71C8" w:rsidRPr="00E0424F" w14:paraId="0EDA93E0" w14:textId="77777777" w:rsidTr="00171F7B">
        <w:trPr>
          <w:trHeight w:val="447"/>
          <w:jc w:val="center"/>
        </w:trPr>
        <w:tc>
          <w:tcPr>
            <w:tcW w:w="9351" w:type="dxa"/>
            <w:vAlign w:val="center"/>
          </w:tcPr>
          <w:p w14:paraId="4CDCF662" w14:textId="77777777" w:rsidR="008C71C8" w:rsidRPr="00E0424F" w:rsidRDefault="004F31A7" w:rsidP="00E04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e</m:t>
                        </m:r>
                      </m:e>
                    </m:acc>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w</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ρ(x)</m:t>
                    </m:r>
                    <m:r>
                      <m:rPr>
                        <m:sty m:val="p"/>
                      </m:rPr>
                      <w:rPr>
                        <w:rFonts w:ascii="Cambria Math" w:eastAsiaTheme="minorEastAsia" w:hAnsi="Cambria Math" w:cs="Times New Roman"/>
                        <w:sz w:val="24"/>
                        <w:szCs w:val="24"/>
                      </w:rPr>
                      <m:t xml:space="preserve"> d</m:t>
                    </m:r>
                    <m:r>
                      <w:rPr>
                        <w:rFonts w:ascii="Cambria Math" w:eastAsiaTheme="minorEastAsia" w:hAnsi="Cambria Math" w:cs="Times New Roman"/>
                        <w:sz w:val="24"/>
                        <w:szCs w:val="24"/>
                      </w:rPr>
                      <m:t>x</m:t>
                    </m:r>
                  </m:e>
                </m:nary>
              </m:oMath>
            </m:oMathPara>
          </w:p>
        </w:tc>
        <w:tc>
          <w:tcPr>
            <w:tcW w:w="425" w:type="dxa"/>
            <w:vAlign w:val="center"/>
          </w:tcPr>
          <w:p w14:paraId="53E4E2B8" w14:textId="77777777" w:rsidR="008C71C8" w:rsidRPr="00E0424F" w:rsidRDefault="008C71C8" w:rsidP="00E04516">
            <w:pPr>
              <w:jc w:val="both"/>
              <w:rPr>
                <w:rFonts w:ascii="Times New Roman" w:eastAsiaTheme="minorEastAsia" w:hAnsi="Times New Roman" w:cs="Times New Roman"/>
                <w:sz w:val="24"/>
                <w:szCs w:val="24"/>
              </w:rPr>
            </w:pPr>
            <w:r w:rsidRPr="00E0424F">
              <w:rPr>
                <w:rFonts w:ascii="Times New Roman" w:eastAsiaTheme="minorEastAsia" w:hAnsi="Times New Roman" w:cs="Times New Roman"/>
                <w:sz w:val="24"/>
                <w:szCs w:val="24"/>
              </w:rPr>
              <w:t>[B3]</w:t>
            </w:r>
          </w:p>
        </w:tc>
      </w:tr>
    </w:tbl>
    <w:p w14:paraId="7267A27B" w14:textId="77777777" w:rsidR="003832DE" w:rsidRPr="00E0424F" w:rsidRDefault="003832DE" w:rsidP="005E39FC">
      <w:pPr>
        <w:jc w:val="both"/>
        <w:rPr>
          <w:rFonts w:ascii="Times New Roman" w:eastAsiaTheme="minorEastAsia" w:hAnsi="Times New Roman" w:cs="Times New Roman"/>
          <w:sz w:val="24"/>
          <w:szCs w:val="24"/>
        </w:rPr>
      </w:pPr>
    </w:p>
    <w:p w14:paraId="0CD14C09" w14:textId="77777777" w:rsidR="008C71C8" w:rsidRPr="00E0424F" w:rsidRDefault="008C71C8" w:rsidP="005E39FC">
      <w:pPr>
        <w:jc w:val="both"/>
        <w:rPr>
          <w:rFonts w:ascii="Times New Roman" w:eastAsiaTheme="minorEastAsia" w:hAnsi="Times New Roman" w:cs="Times New Roman"/>
          <w:sz w:val="24"/>
          <w:szCs w:val="24"/>
        </w:rPr>
      </w:pPr>
      <w:r w:rsidRPr="00E0424F">
        <w:rPr>
          <w:rFonts w:ascii="Times New Roman" w:eastAsiaTheme="minorEastAsia" w:hAnsi="Times New Roman" w:cs="Times New Roman"/>
          <w:sz w:val="24"/>
          <w:szCs w:val="24"/>
        </w:rPr>
        <w:t xml:space="preserve">And </w:t>
      </w:r>
    </w:p>
    <w:p w14:paraId="545EB8C7" w14:textId="77777777" w:rsidR="00752C22" w:rsidRPr="00E0424F" w:rsidRDefault="00752C22" w:rsidP="005E39FC">
      <w:pPr>
        <w:jc w:val="both"/>
        <w:rPr>
          <w:rFonts w:ascii="Times New Roman" w:eastAsiaTheme="minorEastAsia" w:hAnsi="Times New Roman" w:cs="Times New Roman"/>
          <w:sz w:val="24"/>
          <w:szCs w:val="24"/>
        </w:rPr>
      </w:pPr>
    </w:p>
    <w:tbl>
      <w:tblPr>
        <w:tblStyle w:val="Grilledutableau"/>
        <w:tblW w:w="97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20"/>
        <w:gridCol w:w="656"/>
      </w:tblGrid>
      <w:tr w:rsidR="00752C22" w:rsidRPr="00E0424F" w14:paraId="3B13CAB9" w14:textId="77777777" w:rsidTr="00171F7B">
        <w:trPr>
          <w:trHeight w:val="820"/>
          <w:jc w:val="center"/>
        </w:trPr>
        <w:tc>
          <w:tcPr>
            <w:tcW w:w="9351" w:type="dxa"/>
            <w:vAlign w:val="center"/>
          </w:tcPr>
          <w:bookmarkStart w:id="17" w:name="_Hlk11844629"/>
          <w:p w14:paraId="50E39D62" w14:textId="77777777" w:rsidR="00752C22" w:rsidRPr="00E0424F" w:rsidRDefault="004F31A7" w:rsidP="00E04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m:oMathPara>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g</m:t>
                    </m:r>
                  </m:e>
                </m:acc>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ϑ</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-ϑ</m:t>
                    </m:r>
                  </m:den>
                </m:f>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ϑ</m:t>
                            </m:r>
                          </m:e>
                        </m:acc>
                      </m:num>
                      <m:den>
                        <m:r>
                          <w:rPr>
                            <w:rFonts w:ascii="Cambria Math" w:eastAsiaTheme="minorEastAsia" w:hAnsi="Cambria Math" w:cs="Times New Roman"/>
                            <w:sz w:val="24"/>
                            <w:szCs w:val="24"/>
                          </w:rPr>
                          <m:t>ϑ</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e</m:t>
                                </m:r>
                              </m:e>
                            </m:acc>
                          </m:e>
                          <m:sub>
                            <m:r>
                              <w:rPr>
                                <w:rFonts w:ascii="Cambria Math" w:eastAsiaTheme="minorEastAsia" w:hAnsi="Cambria Math" w:cs="Times New Roman"/>
                                <w:sz w:val="24"/>
                                <w:szCs w:val="24"/>
                              </w:rPr>
                              <m:t>o</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o</m:t>
                            </m:r>
                          </m:sub>
                        </m:sSub>
                      </m:den>
                    </m:f>
                  </m:e>
                </m:d>
                <m:r>
                  <w:rPr>
                    <w:rFonts w:ascii="Cambria Math" w:eastAsiaTheme="minorEastAsia" w:hAnsi="Cambria Math" w:cs="Times New Roman"/>
                    <w:sz w:val="24"/>
                    <w:szCs w:val="24"/>
                  </w:rPr>
                  <m:t xml:space="preserve"> .</m:t>
                </m:r>
              </m:oMath>
            </m:oMathPara>
          </w:p>
        </w:tc>
        <w:tc>
          <w:tcPr>
            <w:tcW w:w="425" w:type="dxa"/>
            <w:vAlign w:val="center"/>
          </w:tcPr>
          <w:p w14:paraId="47199271" w14:textId="77777777" w:rsidR="00752C22" w:rsidRPr="00E0424F" w:rsidRDefault="00752C22" w:rsidP="00E04516">
            <w:pPr>
              <w:jc w:val="both"/>
              <w:rPr>
                <w:rFonts w:ascii="Times New Roman" w:hAnsi="Times New Roman" w:cs="Times New Roman"/>
                <w:sz w:val="24"/>
                <w:szCs w:val="24"/>
              </w:rPr>
            </w:pPr>
            <w:r w:rsidRPr="00E0424F">
              <w:rPr>
                <w:rFonts w:ascii="Times New Roman" w:hAnsi="Times New Roman" w:cs="Times New Roman"/>
                <w:sz w:val="24"/>
                <w:szCs w:val="24"/>
              </w:rPr>
              <w:t>[B4]</w:t>
            </w:r>
          </w:p>
        </w:tc>
      </w:tr>
      <w:bookmarkEnd w:id="17"/>
    </w:tbl>
    <w:p w14:paraId="0154F49A" w14:textId="77777777" w:rsidR="00752C22" w:rsidRPr="00E0424F" w:rsidRDefault="00752C22" w:rsidP="005E39FC">
      <w:pPr>
        <w:jc w:val="both"/>
        <w:rPr>
          <w:rFonts w:ascii="Times New Roman" w:eastAsiaTheme="minorEastAsia" w:hAnsi="Times New Roman" w:cs="Times New Roman"/>
          <w:sz w:val="24"/>
          <w:szCs w:val="24"/>
        </w:rPr>
      </w:pPr>
    </w:p>
    <w:p w14:paraId="33385FCF" w14:textId="77777777" w:rsidR="008C71C8" w:rsidRPr="00E0424F" w:rsidRDefault="00752C22" w:rsidP="005E39FC">
      <w:pPr>
        <w:jc w:val="both"/>
        <w:rPr>
          <w:rFonts w:ascii="Times New Roman" w:eastAsiaTheme="minorEastAsia" w:hAnsi="Times New Roman" w:cs="Times New Roman"/>
          <w:sz w:val="24"/>
          <w:szCs w:val="24"/>
        </w:rPr>
      </w:pPr>
      <w:r w:rsidRPr="00E0424F">
        <w:rPr>
          <w:rFonts w:ascii="Times New Roman" w:eastAsiaTheme="minorEastAsia" w:hAnsi="Times New Roman" w:cs="Times New Roman"/>
          <w:sz w:val="24"/>
          <w:szCs w:val="24"/>
        </w:rPr>
        <w:t>Replacing Eq. (B1) and Eq. (B3) in Eq. (B4) yields</w:t>
      </w:r>
    </w:p>
    <w:p w14:paraId="14C053F5" w14:textId="77777777" w:rsidR="00752C22" w:rsidRPr="00E0424F" w:rsidRDefault="00752C22" w:rsidP="005E39FC">
      <w:pPr>
        <w:jc w:val="both"/>
        <w:rPr>
          <w:rFonts w:ascii="Times New Roman" w:eastAsiaTheme="minorEastAsia" w:hAnsi="Times New Roman" w:cs="Times New Roman"/>
          <w:sz w:val="24"/>
          <w:szCs w:val="24"/>
        </w:rPr>
      </w:pPr>
    </w:p>
    <w:tbl>
      <w:tblPr>
        <w:tblStyle w:val="Grilledutableau"/>
        <w:tblW w:w="97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425"/>
      </w:tblGrid>
      <w:tr w:rsidR="00752C22" w:rsidRPr="00E0424F" w14:paraId="6F8ABC52" w14:textId="77777777" w:rsidTr="00171F7B">
        <w:trPr>
          <w:trHeight w:val="820"/>
          <w:jc w:val="center"/>
        </w:trPr>
        <w:tc>
          <w:tcPr>
            <w:tcW w:w="9351" w:type="dxa"/>
            <w:vAlign w:val="center"/>
          </w:tcPr>
          <w:p w14:paraId="31618F1F" w14:textId="77777777" w:rsidR="00752C22" w:rsidRPr="00E0424F" w:rsidRDefault="004F31A7" w:rsidP="00E04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heme="minorEastAsia" w:hAnsi="Times New Roman" w:cs="Times New Roman"/>
                <w:sz w:val="24"/>
                <w:szCs w:val="24"/>
              </w:rPr>
            </w:pPr>
            <m:oMathPara>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g</m:t>
                    </m:r>
                  </m:e>
                </m:acc>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ϑ</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-ϑ</m:t>
                    </m:r>
                  </m:den>
                </m:f>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ϑ</m:t>
                        </m:r>
                      </m:den>
                    </m:f>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 xml:space="preserve"> w</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 xml:space="preserve"> 2</m:t>
                        </m:r>
                        <m:r>
                          <m:rPr>
                            <m:scr m:val="script"/>
                          </m:rP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acc>
                          <m:accPr>
                            <m:chr m:val="̅"/>
                            <m:ctrlPr>
                              <w:rPr>
                                <w:rFonts w:ascii="Cambria Math" w:eastAsiaTheme="minorEastAsia" w:hAnsi="Cambria Math" w:cs="Times New Roman"/>
                                <w:i/>
                                <w:sz w:val="24"/>
                                <w:szCs w:val="24"/>
                              </w:rPr>
                            </m:ctrlPr>
                          </m:accPr>
                          <m:e>
                            <m:r>
                              <m:rPr>
                                <m:scr m:val="script"/>
                              </m:rPr>
                              <w:rPr>
                                <w:rFonts w:ascii="Cambria Math" w:eastAsiaTheme="minorEastAsia" w:hAnsi="Cambria Math" w:cs="Times New Roman"/>
                                <w:sz w:val="24"/>
                                <w:szCs w:val="24"/>
                              </w:rPr>
                              <m:t xml:space="preserve"> l</m:t>
                            </m:r>
                          </m:e>
                        </m:acc>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m:rPr>
                            <m:sty m:val="p"/>
                          </m:rPr>
                          <w:rPr>
                            <w:rFonts w:ascii="Cambria Math" w:eastAsiaTheme="minorEastAsia" w:hAnsi="Cambria Math" w:cs="Times New Roman"/>
                            <w:sz w:val="24"/>
                            <w:szCs w:val="24"/>
                          </w:rPr>
                          <m:t>d</m:t>
                        </m:r>
                        <m:r>
                          <w:rPr>
                            <w:rFonts w:ascii="Cambria Math" w:eastAsiaTheme="minorEastAsia" w:hAnsi="Cambria Math" w:cs="Times New Roman"/>
                            <w:sz w:val="24"/>
                            <w:szCs w:val="24"/>
                          </w:rPr>
                          <m:t>x</m:t>
                        </m:r>
                      </m:e>
                    </m:nary>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o</m:t>
                            </m:r>
                          </m:sub>
                        </m:sSub>
                      </m:den>
                    </m:f>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 xml:space="preserve"> w</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m:rPr>
                            <m:sty m:val="p"/>
                          </m:rPr>
                          <w:rPr>
                            <w:rFonts w:ascii="Cambria Math" w:eastAsiaTheme="minorEastAsia" w:hAnsi="Cambria Math" w:cs="Times New Roman"/>
                            <w:sz w:val="24"/>
                            <w:szCs w:val="24"/>
                          </w:rPr>
                          <m:t xml:space="preserve"> d</m:t>
                        </m:r>
                        <m:r>
                          <w:rPr>
                            <w:rFonts w:ascii="Cambria Math" w:eastAsiaTheme="minorEastAsia" w:hAnsi="Cambria Math" w:cs="Times New Roman"/>
                            <w:sz w:val="24"/>
                            <w:szCs w:val="24"/>
                          </w:rPr>
                          <m:t>x</m:t>
                        </m:r>
                      </m:e>
                    </m:nary>
                  </m:e>
                </m:d>
                <m:r>
                  <w:rPr>
                    <w:rFonts w:ascii="Cambria Math" w:eastAsiaTheme="minorEastAsia" w:hAnsi="Cambria Math" w:cs="Times New Roman"/>
                    <w:sz w:val="24"/>
                    <w:szCs w:val="24"/>
                  </w:rPr>
                  <m:t xml:space="preserve"> </m:t>
                </m:r>
              </m:oMath>
            </m:oMathPara>
          </w:p>
          <w:p w14:paraId="06BC616F" w14:textId="77777777" w:rsidR="00B65F3C" w:rsidRPr="00E0424F" w:rsidRDefault="00B65F3C" w:rsidP="00E04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 </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 xml:space="preserve"> w</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ϑ</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 ϑ</m:t>
                        </m:r>
                      </m:den>
                    </m:f>
                  </m:e>
                </m:nary>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r>
                          <m:rPr>
                            <m:scr m:val="script"/>
                          </m:rP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acc>
                          <m:accPr>
                            <m:chr m:val="̅"/>
                            <m:ctrlPr>
                              <w:rPr>
                                <w:rFonts w:ascii="Cambria Math" w:eastAsiaTheme="minorEastAsia" w:hAnsi="Cambria Math" w:cs="Times New Roman"/>
                                <w:i/>
                                <w:sz w:val="24"/>
                                <w:szCs w:val="24"/>
                              </w:rPr>
                            </m:ctrlPr>
                          </m:accPr>
                          <m:e>
                            <m:r>
                              <m:rPr>
                                <m:scr m:val="script"/>
                              </m:rPr>
                              <w:rPr>
                                <w:rFonts w:ascii="Cambria Math" w:eastAsiaTheme="minorEastAsia" w:hAnsi="Cambria Math" w:cs="Times New Roman"/>
                                <w:sz w:val="24"/>
                                <w:szCs w:val="24"/>
                              </w:rPr>
                              <m:t>l</m:t>
                            </m:r>
                          </m:e>
                        </m:acc>
                        <m:r>
                          <w:rPr>
                            <w:rFonts w:ascii="Cambria Math" w:eastAsiaTheme="minorEastAsia" w:hAnsi="Cambria Math" w:cs="Times New Roman"/>
                            <w:sz w:val="24"/>
                            <w:szCs w:val="24"/>
                          </w:rPr>
                          <m:t>(x)</m:t>
                        </m:r>
                      </m:num>
                      <m:den>
                        <m:r>
                          <w:rPr>
                            <w:rFonts w:ascii="Cambria Math" w:eastAsiaTheme="minorEastAsia" w:hAnsi="Cambria Math" w:cs="Times New Roman"/>
                            <w:sz w:val="24"/>
                            <w:szCs w:val="24"/>
                          </w:rPr>
                          <m:t>ϑ</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o</m:t>
                            </m:r>
                          </m:sub>
                        </m:sSub>
                      </m:den>
                    </m:f>
                  </m:e>
                </m:d>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d</m:t>
                </m:r>
                <m:r>
                  <w:rPr>
                    <w:rFonts w:ascii="Cambria Math" w:eastAsiaTheme="minorEastAsia" w:hAnsi="Cambria Math" w:cs="Times New Roman"/>
                    <w:sz w:val="24"/>
                    <w:szCs w:val="24"/>
                  </w:rPr>
                  <m:t>x</m:t>
                </m:r>
              </m:oMath>
            </m:oMathPara>
          </w:p>
          <w:p w14:paraId="03F28DE5" w14:textId="77777777" w:rsidR="00B65F3C" w:rsidRPr="00E0424F" w:rsidRDefault="00B65F3C" w:rsidP="00E04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 </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 xml:space="preserve"> w</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 xml:space="preserve"> </m:t>
                    </m:r>
                  </m:e>
                </m:nary>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r>
                          <m:rPr>
                            <m:scr m:val="script"/>
                          </m:rP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acc>
                          <m:accPr>
                            <m:chr m:val="̅"/>
                            <m:ctrlPr>
                              <w:rPr>
                                <w:rFonts w:ascii="Cambria Math" w:eastAsiaTheme="minorEastAsia" w:hAnsi="Cambria Math" w:cs="Times New Roman"/>
                                <w:i/>
                                <w:sz w:val="24"/>
                                <w:szCs w:val="24"/>
                              </w:rPr>
                            </m:ctrlPr>
                          </m:accPr>
                          <m:e>
                            <m:r>
                              <m:rPr>
                                <m:scr m:val="script"/>
                              </m:rPr>
                              <w:rPr>
                                <w:rFonts w:ascii="Cambria Math" w:eastAsiaTheme="minorEastAsia" w:hAnsi="Cambria Math" w:cs="Times New Roman"/>
                                <w:sz w:val="24"/>
                                <w:szCs w:val="24"/>
                              </w:rPr>
                              <m:t>l</m:t>
                            </m:r>
                          </m:e>
                        </m:acc>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m:rPr>
                                <m:scr m:val="script"/>
                              </m:rPr>
                              <w:rPr>
                                <w:rFonts w:ascii="Cambria Math" w:eastAsiaTheme="minorEastAsia" w:hAnsi="Cambria Math" w:cs="Times New Roman"/>
                                <w:sz w:val="24"/>
                                <w:szCs w:val="24"/>
                              </w:rPr>
                              <m:t>l</m:t>
                            </m:r>
                          </m:e>
                        </m:acc>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 ϑ</m:t>
                        </m:r>
                      </m:den>
                    </m:f>
                  </m:e>
                </m:d>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d</m:t>
                </m:r>
                <m:r>
                  <w:rPr>
                    <w:rFonts w:ascii="Cambria Math" w:eastAsiaTheme="minorEastAsia" w:hAnsi="Cambria Math" w:cs="Times New Roman"/>
                    <w:sz w:val="24"/>
                    <w:szCs w:val="24"/>
                  </w:rPr>
                  <m:t>x</m:t>
                </m:r>
              </m:oMath>
            </m:oMathPara>
          </w:p>
          <w:p w14:paraId="0B3A4C9E" w14:textId="77777777" w:rsidR="00B65F3C" w:rsidRPr="00E0424F" w:rsidRDefault="00B65F3C" w:rsidP="00E04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m:oMathPara>
              <m:oMath>
                <m:r>
                  <w:rPr>
                    <w:rFonts w:ascii="Cambria Math" w:hAnsi="Cambria Math" w:cs="Times New Roman"/>
                    <w:sz w:val="24"/>
                    <w:szCs w:val="24"/>
                  </w:rPr>
                  <m:t xml:space="preserve">= </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ρ</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 xml:space="preserve"> w</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nary>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g</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m:rPr>
                    <m:sty m:val="p"/>
                  </m:rPr>
                  <w:rPr>
                    <w:rFonts w:ascii="Cambria Math" w:eastAsiaTheme="minorEastAsia" w:hAnsi="Cambria Math" w:cs="Times New Roman"/>
                    <w:sz w:val="24"/>
                    <w:szCs w:val="24"/>
                  </w:rPr>
                  <m:t>d</m:t>
                </m:r>
                <m:r>
                  <w:rPr>
                    <w:rFonts w:ascii="Cambria Math" w:eastAsiaTheme="minorEastAsia" w:hAnsi="Cambria Math" w:cs="Times New Roman"/>
                    <w:sz w:val="24"/>
                    <w:szCs w:val="24"/>
                  </w:rPr>
                  <m:t>x,</m:t>
                </m:r>
              </m:oMath>
            </m:oMathPara>
          </w:p>
        </w:tc>
        <w:tc>
          <w:tcPr>
            <w:tcW w:w="425" w:type="dxa"/>
            <w:vAlign w:val="center"/>
          </w:tcPr>
          <w:p w14:paraId="569A10FE" w14:textId="77777777" w:rsidR="00752C22" w:rsidRPr="00E0424F" w:rsidRDefault="00752C22" w:rsidP="00E04516">
            <w:pPr>
              <w:jc w:val="both"/>
              <w:rPr>
                <w:rFonts w:ascii="Times New Roman" w:hAnsi="Times New Roman" w:cs="Times New Roman"/>
                <w:sz w:val="24"/>
                <w:szCs w:val="24"/>
              </w:rPr>
            </w:pPr>
          </w:p>
        </w:tc>
      </w:tr>
    </w:tbl>
    <w:p w14:paraId="3867886E" w14:textId="77777777" w:rsidR="00752C22" w:rsidRPr="00E0424F" w:rsidRDefault="00752C22" w:rsidP="005E39FC">
      <w:pPr>
        <w:jc w:val="both"/>
        <w:rPr>
          <w:rFonts w:ascii="Times New Roman" w:eastAsiaTheme="minorEastAsia" w:hAnsi="Times New Roman" w:cs="Times New Roman"/>
          <w:sz w:val="24"/>
          <w:szCs w:val="24"/>
        </w:rPr>
      </w:pPr>
    </w:p>
    <w:p w14:paraId="76E9BA80" w14:textId="77777777" w:rsidR="00E44614" w:rsidRPr="00E0424F" w:rsidRDefault="005F0DC9" w:rsidP="005E39FC">
      <w:pPr>
        <w:jc w:val="both"/>
        <w:rPr>
          <w:rFonts w:ascii="Times New Roman" w:eastAsiaTheme="minorEastAsia" w:hAnsi="Times New Roman" w:cs="Times New Roman"/>
          <w:sz w:val="24"/>
          <w:szCs w:val="24"/>
        </w:rPr>
      </w:pPr>
      <w:r w:rsidRPr="00E0424F">
        <w:rPr>
          <w:rFonts w:ascii="Times New Roman" w:eastAsiaTheme="minorEastAsia" w:hAnsi="Times New Roman" w:cs="Times New Roman"/>
          <w:sz w:val="24"/>
          <w:szCs w:val="24"/>
        </w:rPr>
        <w:t>w</w:t>
      </w:r>
      <w:r w:rsidR="00752C22" w:rsidRPr="00E0424F">
        <w:rPr>
          <w:rFonts w:ascii="Times New Roman" w:eastAsiaTheme="minorEastAsia" w:hAnsi="Times New Roman" w:cs="Times New Roman"/>
          <w:sz w:val="24"/>
          <w:szCs w:val="24"/>
        </w:rPr>
        <w:t xml:space="preserve">hich proves Eq. (B2). </w:t>
      </w:r>
      <m:oMath>
        <m:r>
          <w:rPr>
            <w:rFonts w:ascii="Cambria Math" w:eastAsiaTheme="minorEastAsia" w:hAnsi="Cambria Math" w:cs="Times New Roman"/>
            <w:sz w:val="24"/>
            <w:szCs w:val="24"/>
          </w:rPr>
          <m:t>∎</m:t>
        </m:r>
      </m:oMath>
    </w:p>
    <w:p w14:paraId="7FA4B8D5" w14:textId="77777777" w:rsidR="00E44614" w:rsidRPr="00E0424F" w:rsidRDefault="00E44614">
      <w:pPr>
        <w:spacing w:after="160" w:line="259" w:lineRule="auto"/>
        <w:rPr>
          <w:rFonts w:ascii="Times New Roman" w:eastAsiaTheme="minorEastAsia" w:hAnsi="Times New Roman" w:cs="Times New Roman"/>
          <w:sz w:val="24"/>
          <w:szCs w:val="24"/>
        </w:rPr>
      </w:pPr>
      <w:r w:rsidRPr="00E0424F">
        <w:rPr>
          <w:rFonts w:ascii="Times New Roman" w:eastAsiaTheme="minorEastAsia" w:hAnsi="Times New Roman" w:cs="Times New Roman"/>
          <w:sz w:val="24"/>
          <w:szCs w:val="24"/>
        </w:rPr>
        <w:br w:type="page"/>
      </w:r>
    </w:p>
    <w:p w14:paraId="6D53B8CA" w14:textId="77777777" w:rsidR="00E44614" w:rsidRPr="00E0424F" w:rsidRDefault="00E44614" w:rsidP="00E44614">
      <w:pPr>
        <w:jc w:val="both"/>
        <w:rPr>
          <w:rFonts w:ascii="Times New Roman" w:eastAsiaTheme="minorEastAsia" w:hAnsi="Times New Roman" w:cs="Times New Roman"/>
          <w:b/>
          <w:sz w:val="24"/>
          <w:szCs w:val="24"/>
        </w:rPr>
      </w:pPr>
      <w:r w:rsidRPr="00E0424F">
        <w:rPr>
          <w:rFonts w:ascii="Times New Roman" w:eastAsiaTheme="minorEastAsia" w:hAnsi="Times New Roman" w:cs="Times New Roman"/>
          <w:b/>
          <w:sz w:val="24"/>
          <w:szCs w:val="24"/>
        </w:rPr>
        <w:lastRenderedPageBreak/>
        <w:t>Section C. Time derivatives of</w:t>
      </w:r>
      <m:oMath>
        <m:r>
          <m:rPr>
            <m:sty m:val="bi"/>
          </m:rPr>
          <w:rPr>
            <w:rFonts w:ascii="Cambria Math" w:eastAsiaTheme="minorEastAsia" w:hAnsi="Cambria Math" w:cs="Times New Roman"/>
            <w:sz w:val="24"/>
            <w:szCs w:val="24"/>
          </w:rPr>
          <m:t xml:space="preserve"> ϑ</m:t>
        </m:r>
      </m:oMath>
      <w:r w:rsidRPr="00E0424F">
        <w:rPr>
          <w:rFonts w:ascii="Times New Roman" w:eastAsiaTheme="minorEastAsia" w:hAnsi="Times New Roman" w:cs="Times New Roman"/>
          <w:b/>
          <w:sz w:val="24"/>
          <w:szCs w:val="24"/>
        </w:rPr>
        <w:t xml:space="preserve"> and </w:t>
      </w:r>
      <m:oMath>
        <m:r>
          <m:rPr>
            <m:sty m:val="bi"/>
          </m:rPr>
          <w:rPr>
            <w:rFonts w:ascii="Cambria Math" w:eastAsiaTheme="minorEastAsia" w:hAnsi="Cambria Math" w:cs="Times New Roman"/>
            <w:sz w:val="24"/>
            <w:szCs w:val="24"/>
          </w:rPr>
          <m:t>g</m:t>
        </m:r>
      </m:oMath>
    </w:p>
    <w:p w14:paraId="3FE50F80" w14:textId="77777777" w:rsidR="00752C22" w:rsidRPr="00E0424F" w:rsidRDefault="00752C22" w:rsidP="005E39FC">
      <w:pPr>
        <w:jc w:val="both"/>
        <w:rPr>
          <w:rFonts w:ascii="Times New Roman" w:eastAsiaTheme="minorEastAsia" w:hAnsi="Times New Roman" w:cs="Times New Roman"/>
          <w:sz w:val="24"/>
          <w:szCs w:val="24"/>
        </w:rPr>
      </w:pPr>
    </w:p>
    <w:p w14:paraId="51906D8D" w14:textId="77777777" w:rsidR="00E44614" w:rsidRPr="00E0424F" w:rsidRDefault="00E44614" w:rsidP="00E44614">
      <w:pPr>
        <w:jc w:val="both"/>
        <w:rPr>
          <w:rFonts w:ascii="Times New Roman" w:eastAsiaTheme="minorEastAsia" w:hAnsi="Times New Roman" w:cs="Times New Roman"/>
          <w:i/>
          <w:sz w:val="24"/>
          <w:szCs w:val="24"/>
        </w:rPr>
      </w:pPr>
      <w:r w:rsidRPr="00E0424F">
        <w:rPr>
          <w:rFonts w:ascii="Times New Roman" w:eastAsiaTheme="minorEastAsia" w:hAnsi="Times New Roman" w:cs="Times New Roman"/>
          <w:b/>
          <w:sz w:val="24"/>
          <w:szCs w:val="24"/>
        </w:rPr>
        <w:t xml:space="preserve">Proposition </w:t>
      </w:r>
      <w:r w:rsidR="00C82BCC" w:rsidRPr="00E0424F">
        <w:rPr>
          <w:rFonts w:ascii="Times New Roman" w:eastAsiaTheme="minorEastAsia" w:hAnsi="Times New Roman" w:cs="Times New Roman"/>
          <w:b/>
          <w:sz w:val="24"/>
          <w:szCs w:val="24"/>
        </w:rPr>
        <w:t>3</w:t>
      </w:r>
      <w:r w:rsidRPr="00E0424F">
        <w:rPr>
          <w:rFonts w:ascii="Times New Roman" w:eastAsiaTheme="minorEastAsia" w:hAnsi="Times New Roman" w:cs="Times New Roman"/>
          <w:b/>
          <w:sz w:val="24"/>
          <w:szCs w:val="24"/>
        </w:rPr>
        <w:t xml:space="preserve">. </w:t>
      </w:r>
      <w:r w:rsidRPr="00E0424F">
        <w:rPr>
          <w:rFonts w:ascii="Times New Roman" w:eastAsiaTheme="minorEastAsia" w:hAnsi="Times New Roman" w:cs="Times New Roman"/>
          <w:i/>
          <w:sz w:val="24"/>
          <w:szCs w:val="24"/>
        </w:rPr>
        <w:t>Let</w:t>
      </w:r>
    </w:p>
    <w:p w14:paraId="2CC7A213" w14:textId="77777777" w:rsidR="00E44614" w:rsidRPr="00E0424F" w:rsidRDefault="00E44614" w:rsidP="00E44614">
      <w:pPr>
        <w:jc w:val="both"/>
        <w:rPr>
          <w:rFonts w:ascii="Times New Roman" w:eastAsiaTheme="minorEastAsia" w:hAnsi="Times New Roman" w:cs="Times New Roman"/>
          <w:i/>
          <w:sz w:val="24"/>
          <w:szCs w:val="24"/>
        </w:rPr>
      </w:pPr>
    </w:p>
    <w:tbl>
      <w:tblPr>
        <w:tblStyle w:val="Grilledutableau"/>
        <w:tblW w:w="97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425"/>
      </w:tblGrid>
      <w:tr w:rsidR="00E44614" w:rsidRPr="00E0424F" w14:paraId="53AE35D5" w14:textId="77777777" w:rsidTr="00171F7B">
        <w:trPr>
          <w:trHeight w:val="820"/>
          <w:jc w:val="center"/>
        </w:trPr>
        <w:tc>
          <w:tcPr>
            <w:tcW w:w="9351" w:type="dxa"/>
            <w:vAlign w:val="center"/>
          </w:tcPr>
          <w:p w14:paraId="01A1834E" w14:textId="77777777" w:rsidR="00E44614" w:rsidRPr="00E0424F" w:rsidRDefault="00E44614" w:rsidP="00E04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i/>
                <w:sz w:val="24"/>
                <w:szCs w:val="24"/>
              </w:rPr>
            </w:pPr>
            <m:oMathPara>
              <m:oMath>
                <m:r>
                  <w:rPr>
                    <w:rFonts w:ascii="Cambria Math" w:eastAsiaTheme="minorEastAsia" w:hAnsi="Cambria Math" w:cs="Times New Roman"/>
                    <w:sz w:val="24"/>
                    <w:szCs w:val="24"/>
                  </w:rPr>
                  <m:t>σ=</m:t>
                </m:r>
                <m:rad>
                  <m:radPr>
                    <m:degHide m:val="1"/>
                    <m:ctrlPr>
                      <w:rPr>
                        <w:rFonts w:ascii="Cambria Math" w:hAnsi="Cambria Math" w:cs="Times New Roman"/>
                        <w:i/>
                        <w:sz w:val="24"/>
                        <w:szCs w:val="24"/>
                      </w:rPr>
                    </m:ctrlPr>
                  </m:radPr>
                  <m:deg/>
                  <m:e>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o</m:t>
                                    </m:r>
                                  </m:sub>
                                </m:sSub>
                              </m:e>
                            </m:d>
                          </m:e>
                          <m:sup>
                            <m:r>
                              <w:rPr>
                                <w:rFonts w:ascii="Cambria Math" w:hAnsi="Cambria Math" w:cs="Times New Roman"/>
                                <w:sz w:val="24"/>
                                <w:szCs w:val="24"/>
                              </w:rPr>
                              <m:t>2</m:t>
                            </m:r>
                          </m:sup>
                        </m:sSup>
                        <m:r>
                          <m:rPr>
                            <m:scr m:val="script"/>
                          </m:rPr>
                          <w:rPr>
                            <w:rFonts w:ascii="Cambria Math" w:hAnsi="Cambria Math" w:cs="Times New Roman"/>
                            <w:sz w:val="24"/>
                            <w:szCs w:val="24"/>
                          </w:rPr>
                          <m:t xml:space="preserve"> l</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μ</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m:t>
                        </m:r>
                        <m:r>
                          <m:rPr>
                            <m:sty m:val="p"/>
                          </m:rPr>
                          <w:rPr>
                            <w:rFonts w:ascii="Cambria Math" w:hAnsi="Cambria Math" w:cs="Times New Roman"/>
                            <w:sz w:val="24"/>
                            <w:szCs w:val="24"/>
                          </w:rPr>
                          <m:t>d</m:t>
                        </m:r>
                        <m:r>
                          <w:rPr>
                            <w:rFonts w:ascii="Cambria Math" w:hAnsi="Cambria Math" w:cs="Times New Roman"/>
                            <w:sz w:val="24"/>
                            <w:szCs w:val="24"/>
                          </w:rPr>
                          <m:t xml:space="preserve">x </m:t>
                        </m:r>
                      </m:e>
                    </m:nary>
                  </m:e>
                </m:rad>
                <m:r>
                  <w:rPr>
                    <w:rFonts w:ascii="Cambria Math" w:eastAsiaTheme="minorEastAsia" w:hAnsi="Cambria Math" w:cs="Times New Roman"/>
                    <w:sz w:val="24"/>
                    <w:szCs w:val="24"/>
                  </w:rPr>
                  <m:t xml:space="preserve"> ,</m:t>
                </m:r>
              </m:oMath>
            </m:oMathPara>
          </w:p>
        </w:tc>
        <w:tc>
          <w:tcPr>
            <w:tcW w:w="425" w:type="dxa"/>
            <w:vAlign w:val="center"/>
          </w:tcPr>
          <w:p w14:paraId="2C36F6FE" w14:textId="77777777" w:rsidR="00E44614" w:rsidRPr="00E0424F" w:rsidRDefault="00E44614" w:rsidP="00E04516">
            <w:pPr>
              <w:jc w:val="both"/>
              <w:rPr>
                <w:rFonts w:ascii="Times New Roman" w:hAnsi="Times New Roman" w:cs="Times New Roman"/>
                <w:sz w:val="24"/>
                <w:szCs w:val="24"/>
              </w:rPr>
            </w:pPr>
          </w:p>
        </w:tc>
      </w:tr>
    </w:tbl>
    <w:p w14:paraId="5D53FD43" w14:textId="77777777" w:rsidR="00E44614" w:rsidRPr="00E0424F" w:rsidRDefault="00E44614" w:rsidP="00E44614">
      <w:pPr>
        <w:jc w:val="both"/>
        <w:rPr>
          <w:rFonts w:ascii="Times New Roman" w:eastAsiaTheme="minorEastAsia" w:hAnsi="Times New Roman" w:cs="Times New Roman"/>
          <w:i/>
          <w:sz w:val="24"/>
          <w:szCs w:val="24"/>
        </w:rPr>
      </w:pPr>
    </w:p>
    <w:p w14:paraId="7A27E36E" w14:textId="77777777" w:rsidR="00E44614" w:rsidRPr="00E0424F" w:rsidRDefault="005F0DC9" w:rsidP="00E44614">
      <w:pPr>
        <w:jc w:val="both"/>
        <w:rPr>
          <w:rFonts w:ascii="Times New Roman" w:eastAsiaTheme="minorEastAsia" w:hAnsi="Times New Roman" w:cs="Times New Roman"/>
          <w:i/>
          <w:sz w:val="24"/>
          <w:szCs w:val="24"/>
        </w:rPr>
      </w:pPr>
      <w:r w:rsidRPr="00E0424F">
        <w:rPr>
          <w:rFonts w:ascii="Times New Roman" w:eastAsiaTheme="minorEastAsia" w:hAnsi="Times New Roman" w:cs="Times New Roman"/>
          <w:i/>
          <w:sz w:val="24"/>
          <w:szCs w:val="24"/>
        </w:rPr>
        <w:t>b</w:t>
      </w:r>
      <w:r w:rsidR="00E432D6" w:rsidRPr="00E0424F">
        <w:rPr>
          <w:rFonts w:ascii="Times New Roman" w:eastAsiaTheme="minorEastAsia" w:hAnsi="Times New Roman" w:cs="Times New Roman"/>
          <w:i/>
          <w:sz w:val="24"/>
          <w:szCs w:val="24"/>
        </w:rPr>
        <w:t>e the standard deviation of the lifetable age-at-death distribution. Then, its partial derivative with respect to time can be expressed as</w:t>
      </w:r>
    </w:p>
    <w:p w14:paraId="674CE8F9" w14:textId="77777777" w:rsidR="00E44614" w:rsidRPr="00E0424F" w:rsidRDefault="00E44614" w:rsidP="00E44614">
      <w:pPr>
        <w:jc w:val="both"/>
        <w:rPr>
          <w:rFonts w:ascii="Times New Roman" w:eastAsiaTheme="minorEastAsia" w:hAnsi="Times New Roman" w:cs="Times New Roman"/>
          <w:i/>
          <w:sz w:val="24"/>
          <w:szCs w:val="24"/>
        </w:rPr>
      </w:pPr>
    </w:p>
    <w:tbl>
      <w:tblPr>
        <w:tblStyle w:val="Grilledutableau"/>
        <w:tblW w:w="97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20"/>
        <w:gridCol w:w="656"/>
      </w:tblGrid>
      <w:tr w:rsidR="00E44614" w:rsidRPr="00E0424F" w14:paraId="0A0099BD" w14:textId="77777777" w:rsidTr="00171F7B">
        <w:trPr>
          <w:trHeight w:val="820"/>
          <w:jc w:val="center"/>
        </w:trPr>
        <w:tc>
          <w:tcPr>
            <w:tcW w:w="9351" w:type="dxa"/>
            <w:vAlign w:val="center"/>
          </w:tcPr>
          <w:p w14:paraId="0C927599" w14:textId="77777777" w:rsidR="00E44614" w:rsidRPr="00E0424F" w:rsidRDefault="004F31A7" w:rsidP="00E04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i/>
                <w:sz w:val="24"/>
                <w:szCs w:val="24"/>
              </w:rPr>
            </w:pPr>
            <m:oMathPara>
              <m:oMath>
                <m:acc>
                  <m:accPr>
                    <m:chr m:val="̇"/>
                    <m:ctrlPr>
                      <w:rPr>
                        <w:rFonts w:ascii="Cambria Math" w:eastAsiaTheme="minorEastAsia" w:hAnsi="Cambria Math" w:cs="Times New Roman"/>
                        <w:i/>
                        <w:sz w:val="24"/>
                        <w:szCs w:val="24"/>
                        <w:lang w:val="da-DK"/>
                      </w:rPr>
                    </m:ctrlPr>
                  </m:accPr>
                  <m:e>
                    <m:r>
                      <w:rPr>
                        <w:rFonts w:ascii="Cambria Math" w:eastAsiaTheme="minorEastAsia" w:hAnsi="Cambria Math" w:cs="Times New Roman"/>
                        <w:sz w:val="24"/>
                        <w:szCs w:val="24"/>
                        <w:lang w:val="da-DK"/>
                      </w:rPr>
                      <m:t>σ</m:t>
                    </m:r>
                  </m:e>
                </m:acc>
                <m:r>
                  <w:rPr>
                    <w:rFonts w:ascii="Cambria Math" w:eastAsiaTheme="minorEastAsia" w:hAnsi="Cambria Math" w:cs="Times New Roman"/>
                    <w:sz w:val="24"/>
                    <w:szCs w:val="24"/>
                    <w:lang w:val="da-DK"/>
                  </w:rPr>
                  <m:t xml:space="preserve">= </m:t>
                </m:r>
                <m:f>
                  <m:fPr>
                    <m:ctrlPr>
                      <w:rPr>
                        <w:rFonts w:ascii="Cambria Math" w:eastAsiaTheme="minorEastAsia" w:hAnsi="Cambria Math" w:cs="Times New Roman"/>
                        <w:i/>
                        <w:sz w:val="24"/>
                        <w:szCs w:val="24"/>
                        <w:lang w:val="da-DK"/>
                      </w:rPr>
                    </m:ctrlPr>
                  </m:fPr>
                  <m:num>
                    <m:r>
                      <w:rPr>
                        <w:rFonts w:ascii="Cambria Math" w:eastAsiaTheme="minorEastAsia" w:hAnsi="Cambria Math" w:cs="Times New Roman"/>
                        <w:sz w:val="24"/>
                        <w:szCs w:val="24"/>
                        <w:lang w:val="da-DK"/>
                      </w:rPr>
                      <m:t>1</m:t>
                    </m:r>
                  </m:num>
                  <m:den>
                    <m:r>
                      <w:rPr>
                        <w:rFonts w:ascii="Cambria Math" w:eastAsiaTheme="minorEastAsia" w:hAnsi="Cambria Math" w:cs="Times New Roman"/>
                        <w:sz w:val="24"/>
                        <w:szCs w:val="24"/>
                        <w:lang w:val="da-DK"/>
                      </w:rPr>
                      <m:t>σ</m:t>
                    </m:r>
                  </m:den>
                </m:f>
                <m:nary>
                  <m:naryPr>
                    <m:limLoc m:val="subSup"/>
                    <m:ctrlPr>
                      <w:rPr>
                        <w:rFonts w:ascii="Cambria Math" w:eastAsiaTheme="minorEastAsia" w:hAnsi="Cambria Math" w:cs="Times New Roman"/>
                        <w:i/>
                        <w:sz w:val="24"/>
                        <w:szCs w:val="24"/>
                        <w:lang w:val="da-DK"/>
                      </w:rPr>
                    </m:ctrlPr>
                  </m:naryPr>
                  <m:sub>
                    <m:r>
                      <w:rPr>
                        <w:rFonts w:ascii="Cambria Math" w:eastAsiaTheme="minorEastAsia" w:hAnsi="Cambria Math" w:cs="Times New Roman"/>
                        <w:sz w:val="24"/>
                        <w:szCs w:val="24"/>
                        <w:lang w:val="da-DK"/>
                      </w:rPr>
                      <m:t>x</m:t>
                    </m:r>
                  </m:sub>
                  <m:sup>
                    <m:r>
                      <w:rPr>
                        <w:rFonts w:ascii="Cambria Math" w:eastAsiaTheme="minorEastAsia" w:hAnsi="Cambria Math" w:cs="Times New Roman"/>
                        <w:sz w:val="24"/>
                        <w:szCs w:val="24"/>
                        <w:lang w:val="da-DK"/>
                      </w:rPr>
                      <m:t>∞</m:t>
                    </m:r>
                  </m:sup>
                  <m:e>
                    <m:r>
                      <w:rPr>
                        <w:rFonts w:ascii="Cambria Math" w:eastAsiaTheme="minorEastAsia" w:hAnsi="Cambria Math" w:cs="Times New Roman"/>
                        <w:sz w:val="24"/>
                        <w:szCs w:val="24"/>
                        <w:lang w:val="da-DK"/>
                      </w:rPr>
                      <m:t>ρ</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x</m:t>
                        </m:r>
                      </m:e>
                    </m:d>
                    <m:r>
                      <w:rPr>
                        <w:rFonts w:ascii="Cambria Math" w:eastAsiaTheme="minorEastAsia" w:hAnsi="Cambria Math" w:cs="Times New Roman"/>
                        <w:sz w:val="24"/>
                        <w:szCs w:val="24"/>
                        <w:lang w:val="da-DK"/>
                      </w:rPr>
                      <m:t xml:space="preserve"> w</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x</m:t>
                        </m:r>
                      </m:e>
                    </m:d>
                    <m:r>
                      <m:rPr>
                        <m:sty m:val="p"/>
                      </m:rPr>
                      <w:rPr>
                        <w:rFonts w:ascii="Cambria Math" w:eastAsiaTheme="minorEastAsia" w:hAnsi="Cambria Math" w:cs="Times New Roman"/>
                        <w:sz w:val="24"/>
                        <w:szCs w:val="24"/>
                        <w:lang w:val="da-DK"/>
                      </w:rPr>
                      <m:t xml:space="preserve"> </m:t>
                    </m:r>
                    <m:f>
                      <m:fPr>
                        <m:ctrlPr>
                          <w:rPr>
                            <w:rFonts w:ascii="Cambria Math" w:eastAsiaTheme="minorEastAsia" w:hAnsi="Cambria Math" w:cs="Times New Roman"/>
                            <w:sz w:val="24"/>
                            <w:szCs w:val="24"/>
                            <w:lang w:val="da-DK"/>
                          </w:rPr>
                        </m:ctrlPr>
                      </m:fPr>
                      <m:num>
                        <m:nary>
                          <m:naryPr>
                            <m:limLoc m:val="subSup"/>
                            <m:ctrlPr>
                              <w:rPr>
                                <w:rFonts w:ascii="Cambria Math" w:eastAsiaTheme="minorEastAsia" w:hAnsi="Cambria Math" w:cs="Times New Roman"/>
                                <w:i/>
                                <w:sz w:val="24"/>
                                <w:szCs w:val="24"/>
                                <w:lang w:val="da-DK"/>
                              </w:rPr>
                            </m:ctrlPr>
                          </m:naryPr>
                          <m:sub>
                            <m:r>
                              <w:rPr>
                                <w:rFonts w:ascii="Cambria Math" w:eastAsiaTheme="minorEastAsia" w:hAnsi="Cambria Math" w:cs="Times New Roman"/>
                                <w:sz w:val="24"/>
                                <w:szCs w:val="24"/>
                                <w:lang w:val="da-DK"/>
                              </w:rPr>
                              <m:t>x</m:t>
                            </m:r>
                          </m:sub>
                          <m:sup>
                            <m:r>
                              <w:rPr>
                                <w:rFonts w:ascii="Cambria Math" w:eastAsiaTheme="minorEastAsia" w:hAnsi="Cambria Math" w:cs="Times New Roman"/>
                                <w:sz w:val="24"/>
                                <w:szCs w:val="24"/>
                                <w:lang w:val="da-DK"/>
                              </w:rPr>
                              <m:t>∞</m:t>
                            </m:r>
                          </m:sup>
                          <m:e>
                            <m:r>
                              <m:rPr>
                                <m:scr m:val="script"/>
                              </m:rPr>
                              <w:rPr>
                                <w:rFonts w:ascii="Cambria Math" w:eastAsiaTheme="minorEastAsia" w:hAnsi="Cambria Math" w:cs="Times New Roman"/>
                                <w:sz w:val="24"/>
                                <w:szCs w:val="24"/>
                                <w:lang w:val="da-DK"/>
                              </w:rPr>
                              <m:t>l</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a</m:t>
                                </m:r>
                              </m:e>
                            </m:d>
                            <m:r>
                              <w:rPr>
                                <w:rFonts w:ascii="Cambria Math" w:eastAsiaTheme="minorEastAsia" w:hAnsi="Cambria Math" w:cs="Times New Roman"/>
                                <w:sz w:val="24"/>
                                <w:szCs w:val="24"/>
                                <w:lang w:val="da-DK"/>
                              </w:rPr>
                              <m:t xml:space="preserve"> </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a-</m:t>
                                </m:r>
                                <m:sSub>
                                  <m:sSubPr>
                                    <m:ctrlPr>
                                      <w:rPr>
                                        <w:rFonts w:ascii="Cambria Math" w:eastAsiaTheme="minorEastAsia" w:hAnsi="Cambria Math" w:cs="Times New Roman"/>
                                        <w:i/>
                                        <w:sz w:val="24"/>
                                        <w:szCs w:val="24"/>
                                        <w:lang w:val="da-DK"/>
                                      </w:rPr>
                                    </m:ctrlPr>
                                  </m:sSubPr>
                                  <m:e>
                                    <m:r>
                                      <w:rPr>
                                        <w:rFonts w:ascii="Cambria Math" w:eastAsiaTheme="minorEastAsia" w:hAnsi="Cambria Math" w:cs="Times New Roman"/>
                                        <w:sz w:val="24"/>
                                        <w:szCs w:val="24"/>
                                        <w:lang w:val="da-DK"/>
                                      </w:rPr>
                                      <m:t>e</m:t>
                                    </m:r>
                                  </m:e>
                                  <m:sub>
                                    <m:r>
                                      <w:rPr>
                                        <w:rFonts w:ascii="Cambria Math" w:eastAsiaTheme="minorEastAsia" w:hAnsi="Cambria Math" w:cs="Times New Roman"/>
                                        <w:sz w:val="24"/>
                                        <w:szCs w:val="24"/>
                                        <w:lang w:val="da-DK"/>
                                      </w:rPr>
                                      <m:t>o</m:t>
                                    </m:r>
                                  </m:sub>
                                </m:sSub>
                              </m:e>
                            </m:d>
                            <m:r>
                              <m:rPr>
                                <m:sty m:val="p"/>
                              </m:rPr>
                              <w:rPr>
                                <w:rFonts w:ascii="Cambria Math" w:eastAsiaTheme="minorEastAsia" w:hAnsi="Cambria Math" w:cs="Times New Roman"/>
                                <w:sz w:val="24"/>
                                <w:szCs w:val="24"/>
                                <w:lang w:val="da-DK"/>
                              </w:rPr>
                              <m:t xml:space="preserve"> d</m:t>
                            </m:r>
                            <m:r>
                              <w:rPr>
                                <w:rFonts w:ascii="Cambria Math" w:eastAsiaTheme="minorEastAsia" w:hAnsi="Cambria Math" w:cs="Times New Roman"/>
                                <w:sz w:val="24"/>
                                <w:szCs w:val="24"/>
                                <w:lang w:val="da-DK"/>
                              </w:rPr>
                              <m:t>a</m:t>
                            </m:r>
                          </m:e>
                        </m:nary>
                      </m:num>
                      <m:den>
                        <m:r>
                          <w:rPr>
                            <w:rFonts w:ascii="Cambria Math" w:eastAsiaTheme="minorEastAsia" w:hAnsi="Cambria Math" w:cs="Times New Roman"/>
                            <w:sz w:val="24"/>
                            <w:szCs w:val="24"/>
                            <w:lang w:val="da-DK"/>
                          </w:rPr>
                          <m:t>e</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x</m:t>
                            </m:r>
                          </m:e>
                        </m:d>
                        <m:r>
                          <m:rPr>
                            <m:scr m:val="script"/>
                          </m:rPr>
                          <w:rPr>
                            <w:rFonts w:ascii="Cambria Math" w:eastAsiaTheme="minorEastAsia" w:hAnsi="Cambria Math" w:cs="Times New Roman"/>
                            <w:sz w:val="24"/>
                            <w:szCs w:val="24"/>
                            <w:lang w:val="da-DK"/>
                          </w:rPr>
                          <m:t xml:space="preserve"> l(</m:t>
                        </m:r>
                        <m:r>
                          <w:rPr>
                            <w:rFonts w:ascii="Cambria Math" w:eastAsiaTheme="minorEastAsia" w:hAnsi="Cambria Math" w:cs="Times New Roman"/>
                            <w:sz w:val="24"/>
                            <w:szCs w:val="24"/>
                            <w:lang w:val="da-DK"/>
                          </w:rPr>
                          <m:t>x)</m:t>
                        </m:r>
                      </m:den>
                    </m:f>
                    <m:r>
                      <m:rPr>
                        <m:sty m:val="p"/>
                      </m:rPr>
                      <w:rPr>
                        <w:rFonts w:ascii="Cambria Math" w:eastAsiaTheme="minorEastAsia" w:hAnsi="Cambria Math" w:cs="Times New Roman"/>
                        <w:sz w:val="24"/>
                        <w:szCs w:val="24"/>
                        <w:lang w:val="da-DK"/>
                      </w:rPr>
                      <m:t xml:space="preserve"> d</m:t>
                    </m:r>
                    <m:r>
                      <w:rPr>
                        <w:rFonts w:ascii="Cambria Math" w:eastAsiaTheme="minorEastAsia" w:hAnsi="Cambria Math" w:cs="Times New Roman"/>
                        <w:sz w:val="24"/>
                        <w:szCs w:val="24"/>
                        <w:lang w:val="da-DK"/>
                      </w:rPr>
                      <m:t>x.</m:t>
                    </m:r>
                  </m:e>
                </m:nary>
              </m:oMath>
            </m:oMathPara>
          </w:p>
        </w:tc>
        <w:tc>
          <w:tcPr>
            <w:tcW w:w="425" w:type="dxa"/>
            <w:vAlign w:val="center"/>
          </w:tcPr>
          <w:p w14:paraId="69B61997" w14:textId="77777777" w:rsidR="00E44614" w:rsidRPr="00E0424F" w:rsidRDefault="00E432D6" w:rsidP="00E04516">
            <w:pPr>
              <w:jc w:val="both"/>
              <w:rPr>
                <w:rFonts w:ascii="Times New Roman" w:hAnsi="Times New Roman" w:cs="Times New Roman"/>
                <w:sz w:val="24"/>
                <w:szCs w:val="24"/>
              </w:rPr>
            </w:pPr>
            <w:r w:rsidRPr="00E0424F">
              <w:rPr>
                <w:rFonts w:ascii="Times New Roman" w:hAnsi="Times New Roman" w:cs="Times New Roman"/>
                <w:sz w:val="24"/>
                <w:szCs w:val="24"/>
              </w:rPr>
              <w:t>[B5]</w:t>
            </w:r>
          </w:p>
        </w:tc>
      </w:tr>
    </w:tbl>
    <w:p w14:paraId="5416A001" w14:textId="77777777" w:rsidR="00E44614" w:rsidRPr="00E0424F" w:rsidRDefault="00E44614" w:rsidP="00E44614">
      <w:pPr>
        <w:jc w:val="both"/>
        <w:rPr>
          <w:rFonts w:ascii="Times New Roman" w:eastAsiaTheme="minorEastAsia" w:hAnsi="Times New Roman" w:cs="Times New Roman"/>
          <w:i/>
          <w:sz w:val="24"/>
          <w:szCs w:val="24"/>
        </w:rPr>
      </w:pPr>
    </w:p>
    <w:p w14:paraId="030536FC" w14:textId="77777777" w:rsidR="00E44614" w:rsidRPr="00E0424F" w:rsidRDefault="00E44614" w:rsidP="00E44614">
      <w:pPr>
        <w:jc w:val="both"/>
        <w:rPr>
          <w:rFonts w:ascii="Times New Roman" w:eastAsiaTheme="minorEastAsia" w:hAnsi="Times New Roman" w:cs="Times New Roman"/>
          <w:sz w:val="24"/>
          <w:szCs w:val="24"/>
        </w:rPr>
      </w:pPr>
      <w:r w:rsidRPr="008F5245">
        <w:rPr>
          <w:rFonts w:ascii="Times New Roman" w:eastAsiaTheme="minorEastAsia" w:hAnsi="Times New Roman" w:cs="Times New Roman"/>
          <w:i/>
          <w:sz w:val="24"/>
          <w:szCs w:val="24"/>
          <w:lang w:val="da-DK"/>
        </w:rPr>
        <w:t xml:space="preserve">Proof. </w:t>
      </w:r>
      <w:r w:rsidR="00E432D6" w:rsidRPr="008F5245">
        <w:rPr>
          <w:rFonts w:ascii="Times New Roman" w:eastAsiaTheme="minorEastAsia" w:hAnsi="Times New Roman" w:cs="Times New Roman"/>
          <w:sz w:val="24"/>
          <w:szCs w:val="24"/>
          <w:lang w:val="da-DK"/>
        </w:rPr>
        <w:t xml:space="preserve">Following Gillespie et al. </w:t>
      </w:r>
      <w:r w:rsidR="00E432D6" w:rsidRPr="00E0424F">
        <w:rPr>
          <w:rFonts w:ascii="Times New Roman" w:eastAsiaTheme="minorEastAsia" w:hAnsi="Times New Roman" w:cs="Times New Roman"/>
          <w:sz w:val="24"/>
          <w:szCs w:val="24"/>
        </w:rPr>
        <w:t xml:space="preserve">(2014) </w:t>
      </w:r>
      <w:r w:rsidR="00E432D6" w:rsidRPr="00E0424F">
        <w:rPr>
          <w:rFonts w:ascii="Times New Roman" w:eastAsiaTheme="minorEastAsia" w:hAnsi="Times New Roman" w:cs="Times New Roman"/>
          <w:sz w:val="24"/>
          <w:szCs w:val="24"/>
        </w:rPr>
        <w:fldChar w:fldCharType="begin"/>
      </w:r>
      <w:r w:rsidR="00E432D6" w:rsidRPr="00E0424F">
        <w:rPr>
          <w:rFonts w:ascii="Times New Roman" w:eastAsiaTheme="minorEastAsia" w:hAnsi="Times New Roman" w:cs="Times New Roman"/>
          <w:sz w:val="24"/>
          <w:szCs w:val="24"/>
        </w:rPr>
        <w:instrText xml:space="preserve"> ADDIN EN.CITE &lt;EndNote&gt;&lt;Cite&gt;&lt;Author&gt;Gillespie&lt;/Author&gt;&lt;Year&gt;2014&lt;/Year&gt;&lt;RecNum&gt;70&lt;/RecNum&gt;&lt;DisplayText&gt;(25)&lt;/DisplayText&gt;&lt;record&gt;&lt;rec-number&gt;70&lt;/rec-number&gt;&lt;foreign-keys&gt;&lt;key app="EN" db-id="d2awtv0fftewv3eppa3xfdr0t9sfzrwz2txv" timestamp="0"&gt;70&lt;/key&gt;&lt;/foreign-keys&gt;&lt;ref-type name="Journal Article"&gt;17&lt;/ref-type&gt;&lt;contributors&gt;&lt;authors&gt;&lt;author&gt;Gillespie, Duncan OS&lt;/author&gt;&lt;author&gt;Trotter, Meredith V&lt;/author&gt;&lt;author&gt;Tuljapurkar, Shripad D&lt;/author&gt;&lt;/authors&gt;&lt;/contributors&gt;&lt;titles&gt;&lt;title&gt;Divergence in age patterns of mortality change drives international divergence in lifespan inequality&lt;/title&gt;&lt;secondary-title&gt;Demography&lt;/secondary-title&gt;&lt;/titles&gt;&lt;periodical&gt;&lt;full-title&gt;Demography&lt;/full-title&gt;&lt;/periodical&gt;&lt;pages&gt;1003-1017&lt;/pages&gt;&lt;volume&gt;51&lt;/volume&gt;&lt;number&gt;3&lt;/number&gt;&lt;dates&gt;&lt;year&gt;2014&lt;/year&gt;&lt;/dates&gt;&lt;isbn&gt;0070-3370&lt;/isbn&gt;&lt;urls&gt;&lt;/urls&gt;&lt;/record&gt;&lt;/Cite&gt;&lt;/EndNote&gt;</w:instrText>
      </w:r>
      <w:r w:rsidR="00E432D6" w:rsidRPr="00E0424F">
        <w:rPr>
          <w:rFonts w:ascii="Times New Roman" w:eastAsiaTheme="minorEastAsia" w:hAnsi="Times New Roman" w:cs="Times New Roman"/>
          <w:sz w:val="24"/>
          <w:szCs w:val="24"/>
        </w:rPr>
        <w:fldChar w:fldCharType="separate"/>
      </w:r>
      <w:r w:rsidR="00E432D6" w:rsidRPr="00E0424F">
        <w:rPr>
          <w:rFonts w:ascii="Times New Roman" w:eastAsiaTheme="minorEastAsia" w:hAnsi="Times New Roman" w:cs="Times New Roman"/>
          <w:noProof/>
          <w:sz w:val="24"/>
          <w:szCs w:val="24"/>
        </w:rPr>
        <w:t>(25)</w:t>
      </w:r>
      <w:r w:rsidR="00E432D6" w:rsidRPr="00E0424F">
        <w:rPr>
          <w:rFonts w:ascii="Times New Roman" w:eastAsiaTheme="minorEastAsia" w:hAnsi="Times New Roman" w:cs="Times New Roman"/>
          <w:sz w:val="24"/>
          <w:szCs w:val="24"/>
        </w:rPr>
        <w:fldChar w:fldCharType="end"/>
      </w:r>
      <w:r w:rsidR="00E432D6" w:rsidRPr="00E0424F">
        <w:rPr>
          <w:rFonts w:ascii="Times New Roman" w:eastAsiaTheme="minorEastAsia" w:hAnsi="Times New Roman" w:cs="Times New Roman"/>
          <w:sz w:val="24"/>
          <w:szCs w:val="24"/>
        </w:rPr>
        <w:t>, the time derivative of the variance of the age-at-death distribution is</w:t>
      </w:r>
    </w:p>
    <w:p w14:paraId="7A1B153F" w14:textId="77777777" w:rsidR="00E432D6" w:rsidRPr="00E0424F" w:rsidRDefault="00E432D6" w:rsidP="00E44614">
      <w:pPr>
        <w:jc w:val="both"/>
        <w:rPr>
          <w:rFonts w:ascii="Times New Roman" w:eastAsiaTheme="minorEastAsia" w:hAnsi="Times New Roman" w:cs="Times New Roman"/>
          <w:sz w:val="24"/>
          <w:szCs w:val="24"/>
        </w:rPr>
      </w:pPr>
    </w:p>
    <w:tbl>
      <w:tblPr>
        <w:tblStyle w:val="Grilledutableau"/>
        <w:tblW w:w="97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425"/>
      </w:tblGrid>
      <w:tr w:rsidR="00E44614" w:rsidRPr="00E0424F" w14:paraId="0A6ABDB3" w14:textId="77777777" w:rsidTr="00171F7B">
        <w:trPr>
          <w:trHeight w:val="820"/>
          <w:jc w:val="center"/>
        </w:trPr>
        <w:tc>
          <w:tcPr>
            <w:tcW w:w="9351" w:type="dxa"/>
            <w:vAlign w:val="center"/>
          </w:tcPr>
          <w:p w14:paraId="7C0AF876" w14:textId="77777777" w:rsidR="00E44614" w:rsidRPr="00E0424F" w:rsidRDefault="004F31A7" w:rsidP="00E04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i/>
                <w:sz w:val="24"/>
                <w:szCs w:val="24"/>
              </w:rPr>
            </w:pPr>
            <m:oMathPara>
              <m:oMath>
                <m:acc>
                  <m:accPr>
                    <m:chr m:val="̇"/>
                    <m:ctrlPr>
                      <w:rPr>
                        <w:rFonts w:ascii="Cambria Math" w:eastAsiaTheme="minorEastAsia" w:hAnsi="Cambria Math" w:cs="Times New Roman"/>
                        <w:i/>
                        <w:sz w:val="24"/>
                        <w:szCs w:val="24"/>
                        <w:lang w:val="da-DK"/>
                      </w:rPr>
                    </m:ctrlPr>
                  </m:accPr>
                  <m:e>
                    <m:sSup>
                      <m:sSupPr>
                        <m:ctrlPr>
                          <w:rPr>
                            <w:rFonts w:ascii="Cambria Math" w:eastAsiaTheme="minorEastAsia" w:hAnsi="Cambria Math" w:cs="Times New Roman"/>
                            <w:i/>
                            <w:sz w:val="24"/>
                            <w:szCs w:val="24"/>
                            <w:lang w:val="da-DK"/>
                          </w:rPr>
                        </m:ctrlPr>
                      </m:sSupPr>
                      <m:e>
                        <m:r>
                          <w:rPr>
                            <w:rFonts w:ascii="Cambria Math" w:eastAsiaTheme="minorEastAsia" w:hAnsi="Cambria Math" w:cs="Times New Roman"/>
                            <w:sz w:val="24"/>
                            <w:szCs w:val="24"/>
                            <w:lang w:val="da-DK"/>
                          </w:rPr>
                          <m:t>σ</m:t>
                        </m:r>
                      </m:e>
                      <m:sup>
                        <m:r>
                          <w:rPr>
                            <w:rFonts w:ascii="Cambria Math" w:eastAsiaTheme="minorEastAsia" w:hAnsi="Cambria Math" w:cs="Times New Roman"/>
                            <w:sz w:val="24"/>
                            <w:szCs w:val="24"/>
                            <w:lang w:val="da-DK"/>
                          </w:rPr>
                          <m:t>2</m:t>
                        </m:r>
                      </m:sup>
                    </m:sSup>
                  </m:e>
                </m:acc>
                <m:r>
                  <w:rPr>
                    <w:rFonts w:ascii="Cambria Math" w:eastAsiaTheme="minorEastAsia" w:hAnsi="Cambria Math" w:cs="Times New Roman"/>
                    <w:sz w:val="24"/>
                    <w:szCs w:val="24"/>
                    <w:lang w:val="da-DK"/>
                  </w:rPr>
                  <m:t>= 2</m:t>
                </m:r>
                <m:nary>
                  <m:naryPr>
                    <m:limLoc m:val="subSup"/>
                    <m:ctrlPr>
                      <w:rPr>
                        <w:rFonts w:ascii="Cambria Math" w:eastAsiaTheme="minorEastAsia" w:hAnsi="Cambria Math" w:cs="Times New Roman"/>
                        <w:i/>
                        <w:sz w:val="24"/>
                        <w:szCs w:val="24"/>
                        <w:lang w:val="da-DK"/>
                      </w:rPr>
                    </m:ctrlPr>
                  </m:naryPr>
                  <m:sub>
                    <m:r>
                      <w:rPr>
                        <w:rFonts w:ascii="Cambria Math" w:eastAsiaTheme="minorEastAsia" w:hAnsi="Cambria Math" w:cs="Times New Roman"/>
                        <w:sz w:val="24"/>
                        <w:szCs w:val="24"/>
                        <w:lang w:val="da-DK"/>
                      </w:rPr>
                      <m:t>0</m:t>
                    </m:r>
                  </m:sub>
                  <m:sup>
                    <m:r>
                      <w:rPr>
                        <w:rFonts w:ascii="Cambria Math" w:eastAsiaTheme="minorEastAsia" w:hAnsi="Cambria Math" w:cs="Times New Roman"/>
                        <w:sz w:val="24"/>
                        <w:szCs w:val="24"/>
                        <w:lang w:val="da-DK"/>
                      </w:rPr>
                      <m:t>∞</m:t>
                    </m:r>
                  </m:sup>
                  <m:e>
                    <m:r>
                      <w:rPr>
                        <w:rFonts w:ascii="Cambria Math" w:eastAsiaTheme="minorEastAsia" w:hAnsi="Cambria Math" w:cs="Times New Roman"/>
                        <w:sz w:val="24"/>
                        <w:szCs w:val="24"/>
                        <w:lang w:val="da-DK"/>
                      </w:rPr>
                      <m:t>ρ</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x</m:t>
                        </m:r>
                      </m:e>
                    </m:d>
                    <m:r>
                      <w:rPr>
                        <w:rFonts w:ascii="Cambria Math" w:eastAsiaTheme="minorEastAsia" w:hAnsi="Cambria Math" w:cs="Times New Roman"/>
                        <w:sz w:val="24"/>
                        <w:szCs w:val="24"/>
                        <w:lang w:val="da-DK"/>
                      </w:rPr>
                      <m:t xml:space="preserve"> w</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x</m:t>
                        </m:r>
                      </m:e>
                    </m:d>
                    <m:r>
                      <m:rPr>
                        <m:sty m:val="p"/>
                      </m:rPr>
                      <w:rPr>
                        <w:rFonts w:ascii="Cambria Math" w:eastAsiaTheme="minorEastAsia" w:hAnsi="Cambria Math" w:cs="Times New Roman"/>
                        <w:sz w:val="24"/>
                        <w:szCs w:val="24"/>
                        <w:lang w:val="da-DK"/>
                      </w:rPr>
                      <m:t xml:space="preserve"> </m:t>
                    </m:r>
                    <m:f>
                      <m:fPr>
                        <m:ctrlPr>
                          <w:rPr>
                            <w:rFonts w:ascii="Cambria Math" w:eastAsiaTheme="minorEastAsia" w:hAnsi="Cambria Math" w:cs="Times New Roman"/>
                            <w:sz w:val="24"/>
                            <w:szCs w:val="24"/>
                            <w:lang w:val="da-DK"/>
                          </w:rPr>
                        </m:ctrlPr>
                      </m:fPr>
                      <m:num>
                        <m:nary>
                          <m:naryPr>
                            <m:limLoc m:val="subSup"/>
                            <m:ctrlPr>
                              <w:rPr>
                                <w:rFonts w:ascii="Cambria Math" w:eastAsiaTheme="minorEastAsia" w:hAnsi="Cambria Math" w:cs="Times New Roman"/>
                                <w:i/>
                                <w:sz w:val="24"/>
                                <w:szCs w:val="24"/>
                                <w:lang w:val="da-DK"/>
                              </w:rPr>
                            </m:ctrlPr>
                          </m:naryPr>
                          <m:sub>
                            <m:r>
                              <w:rPr>
                                <w:rFonts w:ascii="Cambria Math" w:eastAsiaTheme="minorEastAsia" w:hAnsi="Cambria Math" w:cs="Times New Roman"/>
                                <w:sz w:val="24"/>
                                <w:szCs w:val="24"/>
                                <w:lang w:val="da-DK"/>
                              </w:rPr>
                              <m:t>x</m:t>
                            </m:r>
                          </m:sub>
                          <m:sup>
                            <m:r>
                              <w:rPr>
                                <w:rFonts w:ascii="Cambria Math" w:eastAsiaTheme="minorEastAsia" w:hAnsi="Cambria Math" w:cs="Times New Roman"/>
                                <w:sz w:val="24"/>
                                <w:szCs w:val="24"/>
                                <w:lang w:val="da-DK"/>
                              </w:rPr>
                              <m:t>∞</m:t>
                            </m:r>
                          </m:sup>
                          <m:e>
                            <m:r>
                              <m:rPr>
                                <m:scr m:val="script"/>
                              </m:rPr>
                              <w:rPr>
                                <w:rFonts w:ascii="Cambria Math" w:eastAsiaTheme="minorEastAsia" w:hAnsi="Cambria Math" w:cs="Times New Roman"/>
                                <w:sz w:val="24"/>
                                <w:szCs w:val="24"/>
                                <w:lang w:val="da-DK"/>
                              </w:rPr>
                              <m:t>l</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a</m:t>
                                </m:r>
                              </m:e>
                            </m:d>
                            <m:r>
                              <w:rPr>
                                <w:rFonts w:ascii="Cambria Math" w:eastAsiaTheme="minorEastAsia" w:hAnsi="Cambria Math" w:cs="Times New Roman"/>
                                <w:sz w:val="24"/>
                                <w:szCs w:val="24"/>
                                <w:lang w:val="da-DK"/>
                              </w:rPr>
                              <m:t xml:space="preserve"> </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a-</m:t>
                                </m:r>
                                <m:sSub>
                                  <m:sSubPr>
                                    <m:ctrlPr>
                                      <w:rPr>
                                        <w:rFonts w:ascii="Cambria Math" w:eastAsiaTheme="minorEastAsia" w:hAnsi="Cambria Math" w:cs="Times New Roman"/>
                                        <w:i/>
                                        <w:sz w:val="24"/>
                                        <w:szCs w:val="24"/>
                                        <w:lang w:val="da-DK"/>
                                      </w:rPr>
                                    </m:ctrlPr>
                                  </m:sSubPr>
                                  <m:e>
                                    <m:r>
                                      <w:rPr>
                                        <w:rFonts w:ascii="Cambria Math" w:eastAsiaTheme="minorEastAsia" w:hAnsi="Cambria Math" w:cs="Times New Roman"/>
                                        <w:sz w:val="24"/>
                                        <w:szCs w:val="24"/>
                                        <w:lang w:val="da-DK"/>
                                      </w:rPr>
                                      <m:t>e</m:t>
                                    </m:r>
                                  </m:e>
                                  <m:sub>
                                    <m:r>
                                      <w:rPr>
                                        <w:rFonts w:ascii="Cambria Math" w:eastAsiaTheme="minorEastAsia" w:hAnsi="Cambria Math" w:cs="Times New Roman"/>
                                        <w:sz w:val="24"/>
                                        <w:szCs w:val="24"/>
                                        <w:lang w:val="da-DK"/>
                                      </w:rPr>
                                      <m:t>o</m:t>
                                    </m:r>
                                  </m:sub>
                                </m:sSub>
                              </m:e>
                            </m:d>
                            <m:r>
                              <m:rPr>
                                <m:sty m:val="p"/>
                              </m:rPr>
                              <w:rPr>
                                <w:rFonts w:ascii="Cambria Math" w:eastAsiaTheme="minorEastAsia" w:hAnsi="Cambria Math" w:cs="Times New Roman"/>
                                <w:sz w:val="24"/>
                                <w:szCs w:val="24"/>
                                <w:lang w:val="da-DK"/>
                              </w:rPr>
                              <m:t xml:space="preserve"> d</m:t>
                            </m:r>
                            <m:r>
                              <w:rPr>
                                <w:rFonts w:ascii="Cambria Math" w:eastAsiaTheme="minorEastAsia" w:hAnsi="Cambria Math" w:cs="Times New Roman"/>
                                <w:sz w:val="24"/>
                                <w:szCs w:val="24"/>
                                <w:lang w:val="da-DK"/>
                              </w:rPr>
                              <m:t>a</m:t>
                            </m:r>
                          </m:e>
                        </m:nary>
                      </m:num>
                      <m:den>
                        <m:r>
                          <w:rPr>
                            <w:rFonts w:ascii="Cambria Math" w:eastAsiaTheme="minorEastAsia" w:hAnsi="Cambria Math" w:cs="Times New Roman"/>
                            <w:sz w:val="24"/>
                            <w:szCs w:val="24"/>
                            <w:lang w:val="da-DK"/>
                          </w:rPr>
                          <m:t>e</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x</m:t>
                            </m:r>
                          </m:e>
                        </m:d>
                        <m:r>
                          <m:rPr>
                            <m:scr m:val="script"/>
                          </m:rPr>
                          <w:rPr>
                            <w:rFonts w:ascii="Cambria Math" w:eastAsiaTheme="minorEastAsia" w:hAnsi="Cambria Math" w:cs="Times New Roman"/>
                            <w:sz w:val="24"/>
                            <w:szCs w:val="24"/>
                            <w:lang w:val="da-DK"/>
                          </w:rPr>
                          <m:t xml:space="preserve"> l(</m:t>
                        </m:r>
                        <m:r>
                          <w:rPr>
                            <w:rFonts w:ascii="Cambria Math" w:eastAsiaTheme="minorEastAsia" w:hAnsi="Cambria Math" w:cs="Times New Roman"/>
                            <w:sz w:val="24"/>
                            <w:szCs w:val="24"/>
                            <w:lang w:val="da-DK"/>
                          </w:rPr>
                          <m:t>x)</m:t>
                        </m:r>
                      </m:den>
                    </m:f>
                    <m:r>
                      <m:rPr>
                        <m:sty m:val="p"/>
                      </m:rPr>
                      <w:rPr>
                        <w:rFonts w:ascii="Cambria Math" w:eastAsiaTheme="minorEastAsia" w:hAnsi="Cambria Math" w:cs="Times New Roman"/>
                        <w:sz w:val="24"/>
                        <w:szCs w:val="24"/>
                        <w:lang w:val="da-DK"/>
                      </w:rPr>
                      <m:t xml:space="preserve"> d</m:t>
                    </m:r>
                    <m:r>
                      <w:rPr>
                        <w:rFonts w:ascii="Cambria Math" w:eastAsiaTheme="minorEastAsia" w:hAnsi="Cambria Math" w:cs="Times New Roman"/>
                        <w:sz w:val="24"/>
                        <w:szCs w:val="24"/>
                        <w:lang w:val="da-DK"/>
                      </w:rPr>
                      <m:t>x.</m:t>
                    </m:r>
                  </m:e>
                </m:nary>
              </m:oMath>
            </m:oMathPara>
          </w:p>
        </w:tc>
        <w:tc>
          <w:tcPr>
            <w:tcW w:w="425" w:type="dxa"/>
            <w:vAlign w:val="center"/>
          </w:tcPr>
          <w:p w14:paraId="4BEAD142" w14:textId="77777777" w:rsidR="00E44614" w:rsidRPr="00E0424F" w:rsidRDefault="00E44614" w:rsidP="00E04516">
            <w:pPr>
              <w:jc w:val="both"/>
              <w:rPr>
                <w:rFonts w:ascii="Times New Roman" w:hAnsi="Times New Roman" w:cs="Times New Roman"/>
                <w:sz w:val="24"/>
                <w:szCs w:val="24"/>
              </w:rPr>
            </w:pPr>
          </w:p>
        </w:tc>
      </w:tr>
    </w:tbl>
    <w:p w14:paraId="3BFC4502" w14:textId="77777777" w:rsidR="00E44614" w:rsidRPr="00E0424F" w:rsidRDefault="00E44614" w:rsidP="00E44614">
      <w:pPr>
        <w:jc w:val="both"/>
        <w:rPr>
          <w:rFonts w:ascii="Times New Roman" w:eastAsiaTheme="minorEastAsia" w:hAnsi="Times New Roman" w:cs="Times New Roman"/>
          <w:sz w:val="24"/>
          <w:szCs w:val="24"/>
        </w:rPr>
      </w:pPr>
    </w:p>
    <w:p w14:paraId="57F0346B" w14:textId="77777777" w:rsidR="00E44614" w:rsidRPr="00E0424F" w:rsidRDefault="0086069E" w:rsidP="00E44614">
      <w:pPr>
        <w:jc w:val="both"/>
        <w:rPr>
          <w:rFonts w:ascii="Times New Roman" w:eastAsiaTheme="minorEastAsia" w:hAnsi="Times New Roman" w:cs="Times New Roman"/>
          <w:sz w:val="24"/>
          <w:szCs w:val="24"/>
        </w:rPr>
      </w:pPr>
      <w:r w:rsidRPr="00E0424F">
        <w:rPr>
          <w:rFonts w:ascii="Times New Roman" w:eastAsiaTheme="minorEastAsia" w:hAnsi="Times New Roman" w:cs="Times New Roman"/>
          <w:sz w:val="24"/>
          <w:szCs w:val="24"/>
        </w:rPr>
        <w:t xml:space="preserve">Applying the chain rule, the time derivative of </w:t>
      </w:r>
      <m:oMath>
        <m:r>
          <w:rPr>
            <w:rFonts w:ascii="Cambria Math" w:eastAsiaTheme="minorEastAsia" w:hAnsi="Cambria Math" w:cs="Times New Roman"/>
            <w:sz w:val="24"/>
            <w:szCs w:val="24"/>
          </w:rPr>
          <m:t>σ</m:t>
        </m:r>
      </m:oMath>
      <w:r w:rsidRPr="00E0424F">
        <w:rPr>
          <w:rFonts w:ascii="Times New Roman" w:eastAsiaTheme="minorEastAsia" w:hAnsi="Times New Roman" w:cs="Times New Roman"/>
          <w:sz w:val="24"/>
          <w:szCs w:val="24"/>
        </w:rPr>
        <w:t xml:space="preserve"> is given by</w:t>
      </w:r>
    </w:p>
    <w:p w14:paraId="3517CCC8" w14:textId="77777777" w:rsidR="00E44614" w:rsidRPr="00E0424F" w:rsidRDefault="00E44614" w:rsidP="00E44614">
      <w:pPr>
        <w:jc w:val="both"/>
        <w:rPr>
          <w:rFonts w:ascii="Times New Roman" w:eastAsiaTheme="minorEastAsia" w:hAnsi="Times New Roman" w:cs="Times New Roman"/>
          <w:sz w:val="24"/>
          <w:szCs w:val="24"/>
        </w:rPr>
      </w:pPr>
    </w:p>
    <w:tbl>
      <w:tblPr>
        <w:tblStyle w:val="Grilledutableau"/>
        <w:tblW w:w="97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20"/>
        <w:gridCol w:w="656"/>
      </w:tblGrid>
      <w:tr w:rsidR="00E44614" w:rsidRPr="00E0424F" w14:paraId="4E09ADBA" w14:textId="77777777" w:rsidTr="00171F7B">
        <w:trPr>
          <w:trHeight w:val="840"/>
          <w:jc w:val="center"/>
        </w:trPr>
        <w:tc>
          <w:tcPr>
            <w:tcW w:w="9351" w:type="dxa"/>
            <w:vAlign w:val="center"/>
          </w:tcPr>
          <w:p w14:paraId="6D17DB50" w14:textId="77777777" w:rsidR="00E44614" w:rsidRPr="00E0424F" w:rsidRDefault="004F31A7" w:rsidP="00E04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heme="minorEastAsia" w:hAnsi="Times New Roman" w:cs="Times New Roman"/>
                <w:i/>
                <w:sz w:val="24"/>
                <w:szCs w:val="24"/>
                <w:lang w:val="da-DK"/>
              </w:rPr>
            </w:pPr>
            <m:oMathPara>
              <m:oMath>
                <m:acc>
                  <m:accPr>
                    <m:chr m:val="̇"/>
                    <m:ctrlPr>
                      <w:rPr>
                        <w:rFonts w:ascii="Cambria Math" w:eastAsiaTheme="minorEastAsia" w:hAnsi="Cambria Math" w:cs="Times New Roman"/>
                        <w:i/>
                        <w:sz w:val="24"/>
                        <w:szCs w:val="24"/>
                        <w:lang w:val="da-DK"/>
                      </w:rPr>
                    </m:ctrlPr>
                  </m:accPr>
                  <m:e>
                    <m:r>
                      <w:rPr>
                        <w:rFonts w:ascii="Cambria Math" w:eastAsiaTheme="minorEastAsia" w:hAnsi="Cambria Math" w:cs="Times New Roman"/>
                        <w:sz w:val="24"/>
                        <w:szCs w:val="24"/>
                        <w:lang w:val="da-DK"/>
                      </w:rPr>
                      <m:t>σ</m:t>
                    </m:r>
                  </m:e>
                </m:acc>
                <m:r>
                  <w:rPr>
                    <w:rFonts w:ascii="Cambria Math" w:eastAsiaTheme="minorEastAsia" w:hAnsi="Cambria Math" w:cs="Times New Roman"/>
                    <w:sz w:val="24"/>
                    <w:szCs w:val="24"/>
                    <w:lang w:val="da-DK"/>
                  </w:rPr>
                  <m:t>=</m:t>
                </m:r>
                <m:f>
                  <m:fPr>
                    <m:ctrlPr>
                      <w:rPr>
                        <w:rFonts w:ascii="Cambria Math" w:eastAsiaTheme="minorEastAsia" w:hAnsi="Cambria Math" w:cs="Times New Roman"/>
                        <w:i/>
                        <w:sz w:val="24"/>
                        <w:szCs w:val="24"/>
                        <w:lang w:val="da-DK"/>
                      </w:rPr>
                    </m:ctrlPr>
                  </m:fPr>
                  <m:num>
                    <m:acc>
                      <m:accPr>
                        <m:chr m:val="̇"/>
                        <m:ctrlPr>
                          <w:rPr>
                            <w:rFonts w:ascii="Cambria Math" w:eastAsiaTheme="minorEastAsia" w:hAnsi="Cambria Math" w:cs="Times New Roman"/>
                            <w:i/>
                            <w:sz w:val="24"/>
                            <w:szCs w:val="24"/>
                            <w:lang w:val="da-DK"/>
                          </w:rPr>
                        </m:ctrlPr>
                      </m:accPr>
                      <m:e>
                        <m:sSup>
                          <m:sSupPr>
                            <m:ctrlPr>
                              <w:rPr>
                                <w:rFonts w:ascii="Cambria Math" w:eastAsiaTheme="minorEastAsia" w:hAnsi="Cambria Math" w:cs="Times New Roman"/>
                                <w:i/>
                                <w:sz w:val="24"/>
                                <w:szCs w:val="24"/>
                                <w:lang w:val="da-DK"/>
                              </w:rPr>
                            </m:ctrlPr>
                          </m:sSupPr>
                          <m:e>
                            <m:r>
                              <w:rPr>
                                <w:rFonts w:ascii="Cambria Math" w:eastAsiaTheme="minorEastAsia" w:hAnsi="Cambria Math" w:cs="Times New Roman"/>
                                <w:sz w:val="24"/>
                                <w:szCs w:val="24"/>
                                <w:lang w:val="da-DK"/>
                              </w:rPr>
                              <m:t>σ</m:t>
                            </m:r>
                          </m:e>
                          <m:sup>
                            <m:r>
                              <w:rPr>
                                <w:rFonts w:ascii="Cambria Math" w:eastAsiaTheme="minorEastAsia" w:hAnsi="Cambria Math" w:cs="Times New Roman"/>
                                <w:sz w:val="24"/>
                                <w:szCs w:val="24"/>
                                <w:lang w:val="da-DK"/>
                              </w:rPr>
                              <m:t>2</m:t>
                            </m:r>
                          </m:sup>
                        </m:sSup>
                      </m:e>
                    </m:acc>
                  </m:num>
                  <m:den>
                    <m:r>
                      <w:rPr>
                        <w:rFonts w:ascii="Cambria Math" w:eastAsiaTheme="minorEastAsia" w:hAnsi="Cambria Math" w:cs="Times New Roman"/>
                        <w:sz w:val="24"/>
                        <w:szCs w:val="24"/>
                        <w:lang w:val="da-DK"/>
                      </w:rPr>
                      <m:t>2 σ</m:t>
                    </m:r>
                  </m:den>
                </m:f>
                <m:r>
                  <w:rPr>
                    <w:rFonts w:ascii="Cambria Math" w:eastAsiaTheme="minorEastAsia" w:hAnsi="Cambria Math" w:cs="Times New Roman"/>
                    <w:sz w:val="24"/>
                    <w:szCs w:val="24"/>
                    <w:lang w:val="da-DK"/>
                  </w:rPr>
                  <m:t xml:space="preserve">= </m:t>
                </m:r>
                <m:f>
                  <m:fPr>
                    <m:ctrlPr>
                      <w:rPr>
                        <w:rFonts w:ascii="Cambria Math" w:eastAsiaTheme="minorEastAsia" w:hAnsi="Cambria Math" w:cs="Times New Roman"/>
                        <w:i/>
                        <w:sz w:val="24"/>
                        <w:szCs w:val="24"/>
                        <w:lang w:val="da-DK"/>
                      </w:rPr>
                    </m:ctrlPr>
                  </m:fPr>
                  <m:num>
                    <m:r>
                      <w:rPr>
                        <w:rFonts w:ascii="Cambria Math" w:eastAsiaTheme="minorEastAsia" w:hAnsi="Cambria Math" w:cs="Times New Roman"/>
                        <w:sz w:val="24"/>
                        <w:szCs w:val="24"/>
                        <w:lang w:val="da-DK"/>
                      </w:rPr>
                      <m:t>1</m:t>
                    </m:r>
                  </m:num>
                  <m:den>
                    <m:r>
                      <w:rPr>
                        <w:rFonts w:ascii="Cambria Math" w:eastAsiaTheme="minorEastAsia" w:hAnsi="Cambria Math" w:cs="Times New Roman"/>
                        <w:sz w:val="24"/>
                        <w:szCs w:val="24"/>
                        <w:lang w:val="da-DK"/>
                      </w:rPr>
                      <m:t>σ</m:t>
                    </m:r>
                  </m:den>
                </m:f>
                <m:nary>
                  <m:naryPr>
                    <m:limLoc m:val="subSup"/>
                    <m:ctrlPr>
                      <w:rPr>
                        <w:rFonts w:ascii="Cambria Math" w:eastAsiaTheme="minorEastAsia" w:hAnsi="Cambria Math" w:cs="Times New Roman"/>
                        <w:i/>
                        <w:sz w:val="24"/>
                        <w:szCs w:val="24"/>
                        <w:lang w:val="da-DK"/>
                      </w:rPr>
                    </m:ctrlPr>
                  </m:naryPr>
                  <m:sub>
                    <m:r>
                      <w:rPr>
                        <w:rFonts w:ascii="Cambria Math" w:eastAsiaTheme="minorEastAsia" w:hAnsi="Cambria Math" w:cs="Times New Roman"/>
                        <w:sz w:val="24"/>
                        <w:szCs w:val="24"/>
                        <w:lang w:val="da-DK"/>
                      </w:rPr>
                      <m:t>0</m:t>
                    </m:r>
                  </m:sub>
                  <m:sup>
                    <m:r>
                      <w:rPr>
                        <w:rFonts w:ascii="Cambria Math" w:eastAsiaTheme="minorEastAsia" w:hAnsi="Cambria Math" w:cs="Times New Roman"/>
                        <w:sz w:val="24"/>
                        <w:szCs w:val="24"/>
                        <w:lang w:val="da-DK"/>
                      </w:rPr>
                      <m:t>∞</m:t>
                    </m:r>
                  </m:sup>
                  <m:e>
                    <m:r>
                      <w:rPr>
                        <w:rFonts w:ascii="Cambria Math" w:eastAsiaTheme="minorEastAsia" w:hAnsi="Cambria Math" w:cs="Times New Roman"/>
                        <w:sz w:val="24"/>
                        <w:szCs w:val="24"/>
                        <w:lang w:val="da-DK"/>
                      </w:rPr>
                      <m:t>ρ</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x</m:t>
                        </m:r>
                      </m:e>
                    </m:d>
                    <m:r>
                      <w:rPr>
                        <w:rFonts w:ascii="Cambria Math" w:eastAsiaTheme="minorEastAsia" w:hAnsi="Cambria Math" w:cs="Times New Roman"/>
                        <w:sz w:val="24"/>
                        <w:szCs w:val="24"/>
                        <w:lang w:val="da-DK"/>
                      </w:rPr>
                      <m:t xml:space="preserve"> w</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x</m:t>
                        </m:r>
                      </m:e>
                    </m:d>
                    <m:r>
                      <m:rPr>
                        <m:sty m:val="p"/>
                      </m:rPr>
                      <w:rPr>
                        <w:rFonts w:ascii="Cambria Math" w:eastAsiaTheme="minorEastAsia" w:hAnsi="Cambria Math" w:cs="Times New Roman"/>
                        <w:sz w:val="24"/>
                        <w:szCs w:val="24"/>
                        <w:lang w:val="da-DK"/>
                      </w:rPr>
                      <m:t xml:space="preserve"> </m:t>
                    </m:r>
                    <m:f>
                      <m:fPr>
                        <m:ctrlPr>
                          <w:rPr>
                            <w:rFonts w:ascii="Cambria Math" w:eastAsiaTheme="minorEastAsia" w:hAnsi="Cambria Math" w:cs="Times New Roman"/>
                            <w:sz w:val="24"/>
                            <w:szCs w:val="24"/>
                            <w:lang w:val="da-DK"/>
                          </w:rPr>
                        </m:ctrlPr>
                      </m:fPr>
                      <m:num>
                        <m:nary>
                          <m:naryPr>
                            <m:limLoc m:val="subSup"/>
                            <m:ctrlPr>
                              <w:rPr>
                                <w:rFonts w:ascii="Cambria Math" w:eastAsiaTheme="minorEastAsia" w:hAnsi="Cambria Math" w:cs="Times New Roman"/>
                                <w:i/>
                                <w:sz w:val="24"/>
                                <w:szCs w:val="24"/>
                                <w:lang w:val="da-DK"/>
                              </w:rPr>
                            </m:ctrlPr>
                          </m:naryPr>
                          <m:sub>
                            <m:r>
                              <w:rPr>
                                <w:rFonts w:ascii="Cambria Math" w:eastAsiaTheme="minorEastAsia" w:hAnsi="Cambria Math" w:cs="Times New Roman"/>
                                <w:sz w:val="24"/>
                                <w:szCs w:val="24"/>
                                <w:lang w:val="da-DK"/>
                              </w:rPr>
                              <m:t>x</m:t>
                            </m:r>
                          </m:sub>
                          <m:sup>
                            <m:r>
                              <w:rPr>
                                <w:rFonts w:ascii="Cambria Math" w:eastAsiaTheme="minorEastAsia" w:hAnsi="Cambria Math" w:cs="Times New Roman"/>
                                <w:sz w:val="24"/>
                                <w:szCs w:val="24"/>
                                <w:lang w:val="da-DK"/>
                              </w:rPr>
                              <m:t>∞</m:t>
                            </m:r>
                          </m:sup>
                          <m:e>
                            <m:r>
                              <m:rPr>
                                <m:scr m:val="script"/>
                              </m:rPr>
                              <w:rPr>
                                <w:rFonts w:ascii="Cambria Math" w:eastAsiaTheme="minorEastAsia" w:hAnsi="Cambria Math" w:cs="Times New Roman"/>
                                <w:sz w:val="24"/>
                                <w:szCs w:val="24"/>
                                <w:lang w:val="da-DK"/>
                              </w:rPr>
                              <m:t>l</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a</m:t>
                                </m:r>
                              </m:e>
                            </m:d>
                            <m:r>
                              <w:rPr>
                                <w:rFonts w:ascii="Cambria Math" w:eastAsiaTheme="minorEastAsia" w:hAnsi="Cambria Math" w:cs="Times New Roman"/>
                                <w:sz w:val="24"/>
                                <w:szCs w:val="24"/>
                                <w:lang w:val="da-DK"/>
                              </w:rPr>
                              <m:t xml:space="preserve"> </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a-</m:t>
                                </m:r>
                                <m:sSub>
                                  <m:sSubPr>
                                    <m:ctrlPr>
                                      <w:rPr>
                                        <w:rFonts w:ascii="Cambria Math" w:eastAsiaTheme="minorEastAsia" w:hAnsi="Cambria Math" w:cs="Times New Roman"/>
                                        <w:i/>
                                        <w:sz w:val="24"/>
                                        <w:szCs w:val="24"/>
                                        <w:lang w:val="da-DK"/>
                                      </w:rPr>
                                    </m:ctrlPr>
                                  </m:sSubPr>
                                  <m:e>
                                    <m:r>
                                      <w:rPr>
                                        <w:rFonts w:ascii="Cambria Math" w:eastAsiaTheme="minorEastAsia" w:hAnsi="Cambria Math" w:cs="Times New Roman"/>
                                        <w:sz w:val="24"/>
                                        <w:szCs w:val="24"/>
                                        <w:lang w:val="da-DK"/>
                                      </w:rPr>
                                      <m:t>e</m:t>
                                    </m:r>
                                  </m:e>
                                  <m:sub>
                                    <m:r>
                                      <w:rPr>
                                        <w:rFonts w:ascii="Cambria Math" w:eastAsiaTheme="minorEastAsia" w:hAnsi="Cambria Math" w:cs="Times New Roman"/>
                                        <w:sz w:val="24"/>
                                        <w:szCs w:val="24"/>
                                        <w:lang w:val="da-DK"/>
                                      </w:rPr>
                                      <m:t>o</m:t>
                                    </m:r>
                                  </m:sub>
                                </m:sSub>
                              </m:e>
                            </m:d>
                            <m:r>
                              <m:rPr>
                                <m:sty m:val="p"/>
                              </m:rPr>
                              <w:rPr>
                                <w:rFonts w:ascii="Cambria Math" w:eastAsiaTheme="minorEastAsia" w:hAnsi="Cambria Math" w:cs="Times New Roman"/>
                                <w:sz w:val="24"/>
                                <w:szCs w:val="24"/>
                                <w:lang w:val="da-DK"/>
                              </w:rPr>
                              <m:t xml:space="preserve"> d</m:t>
                            </m:r>
                            <m:r>
                              <w:rPr>
                                <w:rFonts w:ascii="Cambria Math" w:eastAsiaTheme="minorEastAsia" w:hAnsi="Cambria Math" w:cs="Times New Roman"/>
                                <w:sz w:val="24"/>
                                <w:szCs w:val="24"/>
                                <w:lang w:val="da-DK"/>
                              </w:rPr>
                              <m:t>a</m:t>
                            </m:r>
                          </m:e>
                        </m:nary>
                      </m:num>
                      <m:den>
                        <m:r>
                          <w:rPr>
                            <w:rFonts w:ascii="Cambria Math" w:eastAsiaTheme="minorEastAsia" w:hAnsi="Cambria Math" w:cs="Times New Roman"/>
                            <w:sz w:val="24"/>
                            <w:szCs w:val="24"/>
                            <w:lang w:val="da-DK"/>
                          </w:rPr>
                          <m:t>e</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x</m:t>
                            </m:r>
                          </m:e>
                        </m:d>
                        <m:r>
                          <m:rPr>
                            <m:scr m:val="script"/>
                          </m:rPr>
                          <w:rPr>
                            <w:rFonts w:ascii="Cambria Math" w:eastAsiaTheme="minorEastAsia" w:hAnsi="Cambria Math" w:cs="Times New Roman"/>
                            <w:sz w:val="24"/>
                            <w:szCs w:val="24"/>
                            <w:lang w:val="da-DK"/>
                          </w:rPr>
                          <m:t xml:space="preserve"> l(</m:t>
                        </m:r>
                        <m:r>
                          <w:rPr>
                            <w:rFonts w:ascii="Cambria Math" w:eastAsiaTheme="minorEastAsia" w:hAnsi="Cambria Math" w:cs="Times New Roman"/>
                            <w:sz w:val="24"/>
                            <w:szCs w:val="24"/>
                            <w:lang w:val="da-DK"/>
                          </w:rPr>
                          <m:t>x)</m:t>
                        </m:r>
                      </m:den>
                    </m:f>
                    <m:r>
                      <m:rPr>
                        <m:sty m:val="p"/>
                      </m:rPr>
                      <w:rPr>
                        <w:rFonts w:ascii="Cambria Math" w:eastAsiaTheme="minorEastAsia" w:hAnsi="Cambria Math" w:cs="Times New Roman"/>
                        <w:sz w:val="24"/>
                        <w:szCs w:val="24"/>
                        <w:lang w:val="da-DK"/>
                      </w:rPr>
                      <m:t xml:space="preserve"> d</m:t>
                    </m:r>
                    <m:r>
                      <w:rPr>
                        <w:rFonts w:ascii="Cambria Math" w:eastAsiaTheme="minorEastAsia" w:hAnsi="Cambria Math" w:cs="Times New Roman"/>
                        <w:sz w:val="24"/>
                        <w:szCs w:val="24"/>
                        <w:lang w:val="da-DK"/>
                      </w:rPr>
                      <m:t>x.</m:t>
                    </m:r>
                  </m:e>
                </m:nary>
              </m:oMath>
            </m:oMathPara>
          </w:p>
        </w:tc>
        <w:tc>
          <w:tcPr>
            <w:tcW w:w="425" w:type="dxa"/>
            <w:vAlign w:val="center"/>
          </w:tcPr>
          <w:p w14:paraId="474570EA" w14:textId="77777777" w:rsidR="00E44614" w:rsidRPr="00E0424F" w:rsidRDefault="00C82BCC" w:rsidP="00E04516">
            <w:pPr>
              <w:jc w:val="both"/>
              <w:rPr>
                <w:rFonts w:ascii="Times New Roman" w:hAnsi="Times New Roman" w:cs="Times New Roman"/>
                <w:sz w:val="24"/>
                <w:szCs w:val="24"/>
              </w:rPr>
            </w:pPr>
            <w:r w:rsidRPr="00E0424F">
              <w:rPr>
                <w:rFonts w:ascii="Times New Roman" w:hAnsi="Times New Roman" w:cs="Times New Roman"/>
                <w:sz w:val="24"/>
                <w:szCs w:val="24"/>
              </w:rPr>
              <w:t>[B6]</w:t>
            </w:r>
          </w:p>
        </w:tc>
      </w:tr>
    </w:tbl>
    <w:p w14:paraId="645AA7E9" w14:textId="77777777" w:rsidR="00E44614" w:rsidRPr="00E0424F" w:rsidRDefault="00E44614" w:rsidP="00E44614">
      <w:pPr>
        <w:jc w:val="both"/>
        <w:rPr>
          <w:rFonts w:ascii="Times New Roman" w:eastAsiaTheme="minorEastAsia" w:hAnsi="Times New Roman" w:cs="Times New Roman"/>
          <w:sz w:val="24"/>
          <w:szCs w:val="24"/>
        </w:rPr>
      </w:pPr>
    </w:p>
    <w:p w14:paraId="04E892B4" w14:textId="77777777" w:rsidR="00E44614" w:rsidRPr="00E0424F" w:rsidRDefault="00E44614" w:rsidP="00E44614">
      <w:pPr>
        <w:jc w:val="both"/>
        <w:rPr>
          <w:rFonts w:ascii="Times New Roman" w:eastAsiaTheme="minorEastAsia" w:hAnsi="Times New Roman" w:cs="Times New Roman"/>
          <w:sz w:val="24"/>
          <w:szCs w:val="24"/>
        </w:rPr>
      </w:pPr>
      <w:r w:rsidRPr="00E0424F">
        <w:rPr>
          <w:rFonts w:ascii="Times New Roman" w:eastAsiaTheme="minorEastAsia" w:hAnsi="Times New Roman" w:cs="Times New Roman"/>
          <w:sz w:val="24"/>
          <w:szCs w:val="24"/>
        </w:rPr>
        <w:t>Which proves Eq. B</w:t>
      </w:r>
      <w:r w:rsidR="00C82BCC" w:rsidRPr="00E0424F">
        <w:rPr>
          <w:rFonts w:ascii="Times New Roman" w:eastAsiaTheme="minorEastAsia" w:hAnsi="Times New Roman" w:cs="Times New Roman"/>
          <w:sz w:val="24"/>
          <w:szCs w:val="24"/>
        </w:rPr>
        <w:t>5</w:t>
      </w:r>
      <w:r w:rsidRPr="00E0424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oMath>
    </w:p>
    <w:p w14:paraId="6950BCEF" w14:textId="77777777" w:rsidR="00C82BCC" w:rsidRPr="00E0424F" w:rsidRDefault="00C82BCC" w:rsidP="00E44614">
      <w:pPr>
        <w:jc w:val="both"/>
        <w:rPr>
          <w:rFonts w:ascii="Times New Roman" w:eastAsiaTheme="minorEastAsia" w:hAnsi="Times New Roman" w:cs="Times New Roman"/>
          <w:sz w:val="24"/>
          <w:szCs w:val="24"/>
        </w:rPr>
      </w:pPr>
    </w:p>
    <w:p w14:paraId="596D09D8" w14:textId="77777777" w:rsidR="00C82BCC" w:rsidRPr="00E0424F" w:rsidRDefault="00C82BCC" w:rsidP="00C82BCC">
      <w:pPr>
        <w:jc w:val="both"/>
        <w:rPr>
          <w:rFonts w:ascii="Times New Roman" w:eastAsiaTheme="minorEastAsia" w:hAnsi="Times New Roman" w:cs="Times New Roman"/>
          <w:i/>
          <w:sz w:val="24"/>
          <w:szCs w:val="24"/>
        </w:rPr>
      </w:pPr>
      <w:r w:rsidRPr="00E0424F">
        <w:rPr>
          <w:rFonts w:ascii="Times New Roman" w:eastAsiaTheme="minorEastAsia" w:hAnsi="Times New Roman" w:cs="Times New Roman"/>
          <w:b/>
          <w:sz w:val="24"/>
          <w:szCs w:val="24"/>
        </w:rPr>
        <w:t xml:space="preserve">Proposition 4. </w:t>
      </w:r>
      <w:r w:rsidRPr="00E0424F">
        <w:rPr>
          <w:rFonts w:ascii="Times New Roman" w:eastAsiaTheme="minorEastAsia" w:hAnsi="Times New Roman" w:cs="Times New Roman"/>
          <w:i/>
          <w:sz w:val="24"/>
          <w:szCs w:val="24"/>
        </w:rPr>
        <w:t xml:space="preserve">Let </w:t>
      </w:r>
      <m:oMath>
        <m:r>
          <w:rPr>
            <w:rFonts w:ascii="Cambria Math" w:eastAsiaTheme="minorEastAsia" w:hAnsi="Cambria Math" w:cs="Times New Roman"/>
            <w:sz w:val="24"/>
            <w:szCs w:val="24"/>
          </w:rPr>
          <m:t>C=</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ln</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o</m:t>
                </m:r>
              </m:sub>
            </m:sSub>
          </m:e>
        </m:func>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ln</m:t>
            </m:r>
          </m:fName>
          <m:e>
            <m:r>
              <w:rPr>
                <w:rFonts w:ascii="Cambria Math" w:eastAsiaTheme="minorEastAsia" w:hAnsi="Cambria Math" w:cs="Times New Roman"/>
                <w:sz w:val="24"/>
                <w:szCs w:val="24"/>
              </w:rPr>
              <m:t>σ</m:t>
            </m:r>
          </m:e>
        </m:func>
      </m:oMath>
      <w:r w:rsidRPr="00E0424F">
        <w:rPr>
          <w:rFonts w:ascii="Times New Roman" w:eastAsiaTheme="minorEastAsia" w:hAnsi="Times New Roman" w:cs="Times New Roman"/>
          <w:i/>
          <w:sz w:val="24"/>
          <w:szCs w:val="24"/>
        </w:rPr>
        <w:t xml:space="preserve">,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o</m:t>
            </m:r>
          </m:sub>
        </m:sSub>
      </m:oMath>
      <w:r w:rsidRPr="00E0424F">
        <w:rPr>
          <w:rFonts w:ascii="Times New Roman" w:eastAsiaTheme="minorEastAsia" w:hAnsi="Times New Roman" w:cs="Times New Roman"/>
          <w:i/>
          <w:sz w:val="24"/>
          <w:szCs w:val="24"/>
        </w:rPr>
        <w:t xml:space="preserve"> is the life expectancy at birth and </w:t>
      </w:r>
    </w:p>
    <w:p w14:paraId="471F8852" w14:textId="77777777" w:rsidR="00C82BCC" w:rsidRPr="00E0424F" w:rsidRDefault="00C82BCC" w:rsidP="00C82BCC">
      <w:pPr>
        <w:jc w:val="both"/>
        <w:rPr>
          <w:rFonts w:ascii="Times New Roman" w:eastAsiaTheme="minorEastAsia" w:hAnsi="Times New Roman" w:cs="Times New Roman"/>
          <w:i/>
          <w:sz w:val="24"/>
          <w:szCs w:val="24"/>
        </w:rPr>
      </w:pPr>
    </w:p>
    <w:tbl>
      <w:tblPr>
        <w:tblStyle w:val="Grilledutableau"/>
        <w:tblW w:w="97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425"/>
      </w:tblGrid>
      <w:tr w:rsidR="00C82BCC" w:rsidRPr="00E0424F" w14:paraId="349F73F3" w14:textId="77777777" w:rsidTr="00171F7B">
        <w:trPr>
          <w:trHeight w:val="820"/>
          <w:jc w:val="center"/>
        </w:trPr>
        <w:tc>
          <w:tcPr>
            <w:tcW w:w="9351" w:type="dxa"/>
            <w:vAlign w:val="center"/>
          </w:tcPr>
          <w:p w14:paraId="1FBD9E5D" w14:textId="77777777" w:rsidR="00C82BCC" w:rsidRPr="00E0424F" w:rsidRDefault="00C82BCC" w:rsidP="00FB7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i/>
                <w:sz w:val="24"/>
                <w:szCs w:val="24"/>
              </w:rPr>
            </w:pPr>
            <m:oMathPara>
              <m:oMath>
                <m:r>
                  <w:rPr>
                    <w:rFonts w:ascii="Cambria Math" w:eastAsiaTheme="minorEastAsia" w:hAnsi="Cambria Math" w:cs="Times New Roman"/>
                    <w:sz w:val="24"/>
                    <w:szCs w:val="24"/>
                  </w:rPr>
                  <m:t>σ=</m:t>
                </m:r>
                <m:rad>
                  <m:radPr>
                    <m:degHide m:val="1"/>
                    <m:ctrlPr>
                      <w:rPr>
                        <w:rFonts w:ascii="Cambria Math" w:hAnsi="Cambria Math" w:cs="Times New Roman"/>
                        <w:i/>
                        <w:sz w:val="24"/>
                        <w:szCs w:val="24"/>
                      </w:rPr>
                    </m:ctrlPr>
                  </m:radPr>
                  <m:deg/>
                  <m:e>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o</m:t>
                                    </m:r>
                                  </m:sub>
                                </m:sSub>
                              </m:e>
                            </m:d>
                          </m:e>
                          <m:sup>
                            <m:r>
                              <w:rPr>
                                <w:rFonts w:ascii="Cambria Math" w:hAnsi="Cambria Math" w:cs="Times New Roman"/>
                                <w:sz w:val="24"/>
                                <w:szCs w:val="24"/>
                              </w:rPr>
                              <m:t>2</m:t>
                            </m:r>
                          </m:sup>
                        </m:sSup>
                        <m:r>
                          <m:rPr>
                            <m:scr m:val="script"/>
                          </m:rPr>
                          <w:rPr>
                            <w:rFonts w:ascii="Cambria Math" w:hAnsi="Cambria Math" w:cs="Times New Roman"/>
                            <w:sz w:val="24"/>
                            <w:szCs w:val="24"/>
                          </w:rPr>
                          <m:t xml:space="preserve"> l</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μ</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m:t>
                        </m:r>
                        <m:r>
                          <m:rPr>
                            <m:sty m:val="p"/>
                          </m:rPr>
                          <w:rPr>
                            <w:rFonts w:ascii="Cambria Math" w:hAnsi="Cambria Math" w:cs="Times New Roman"/>
                            <w:sz w:val="24"/>
                            <w:szCs w:val="24"/>
                          </w:rPr>
                          <m:t>d</m:t>
                        </m:r>
                        <m:r>
                          <w:rPr>
                            <w:rFonts w:ascii="Cambria Math" w:hAnsi="Cambria Math" w:cs="Times New Roman"/>
                            <w:sz w:val="24"/>
                            <w:szCs w:val="24"/>
                          </w:rPr>
                          <m:t xml:space="preserve">x </m:t>
                        </m:r>
                      </m:e>
                    </m:nary>
                  </m:e>
                </m:rad>
                <m:r>
                  <w:rPr>
                    <w:rFonts w:ascii="Cambria Math" w:eastAsiaTheme="minorEastAsia" w:hAnsi="Cambria Math" w:cs="Times New Roman"/>
                    <w:sz w:val="24"/>
                    <w:szCs w:val="24"/>
                  </w:rPr>
                  <m:t xml:space="preserve"> ,</m:t>
                </m:r>
              </m:oMath>
            </m:oMathPara>
          </w:p>
        </w:tc>
        <w:tc>
          <w:tcPr>
            <w:tcW w:w="425" w:type="dxa"/>
            <w:vAlign w:val="center"/>
          </w:tcPr>
          <w:p w14:paraId="487110D4" w14:textId="77777777" w:rsidR="00C82BCC" w:rsidRPr="00E0424F" w:rsidRDefault="00C82BCC" w:rsidP="00FB792E">
            <w:pPr>
              <w:jc w:val="both"/>
              <w:rPr>
                <w:rFonts w:ascii="Times New Roman" w:hAnsi="Times New Roman" w:cs="Times New Roman"/>
                <w:sz w:val="24"/>
                <w:szCs w:val="24"/>
              </w:rPr>
            </w:pPr>
          </w:p>
        </w:tc>
      </w:tr>
    </w:tbl>
    <w:p w14:paraId="6430106F" w14:textId="77777777" w:rsidR="00C82BCC" w:rsidRPr="00E0424F" w:rsidRDefault="00C82BCC" w:rsidP="00C82BCC">
      <w:pPr>
        <w:jc w:val="both"/>
        <w:rPr>
          <w:rFonts w:ascii="Times New Roman" w:eastAsiaTheme="minorEastAsia" w:hAnsi="Times New Roman" w:cs="Times New Roman"/>
          <w:i/>
          <w:sz w:val="24"/>
          <w:szCs w:val="24"/>
        </w:rPr>
      </w:pPr>
    </w:p>
    <w:p w14:paraId="22F36664" w14:textId="77777777" w:rsidR="00C82BCC" w:rsidRPr="00E0424F" w:rsidRDefault="005F0DC9" w:rsidP="00C82BCC">
      <w:pPr>
        <w:jc w:val="both"/>
        <w:rPr>
          <w:rFonts w:ascii="Times New Roman" w:eastAsiaTheme="minorEastAsia" w:hAnsi="Times New Roman" w:cs="Times New Roman"/>
          <w:i/>
          <w:sz w:val="24"/>
          <w:szCs w:val="24"/>
        </w:rPr>
      </w:pPr>
      <w:r w:rsidRPr="00E0424F">
        <w:rPr>
          <w:rFonts w:ascii="Times New Roman" w:eastAsiaTheme="minorEastAsia" w:hAnsi="Times New Roman" w:cs="Times New Roman"/>
          <w:i/>
          <w:sz w:val="24"/>
          <w:szCs w:val="24"/>
        </w:rPr>
        <w:t>b</w:t>
      </w:r>
      <w:r w:rsidR="00C82BCC" w:rsidRPr="00E0424F">
        <w:rPr>
          <w:rFonts w:ascii="Times New Roman" w:eastAsiaTheme="minorEastAsia" w:hAnsi="Times New Roman" w:cs="Times New Roman"/>
          <w:i/>
          <w:sz w:val="24"/>
          <w:szCs w:val="24"/>
        </w:rPr>
        <w:t xml:space="preserve">e the standard deviation of the lifetable age-at-death distribution. Then, the partial derivative of </w:t>
      </w:r>
      <m:oMath>
        <m:r>
          <w:rPr>
            <w:rFonts w:ascii="Cambria Math" w:eastAsiaTheme="minorEastAsia" w:hAnsi="Cambria Math" w:cs="Times New Roman"/>
            <w:sz w:val="24"/>
            <w:szCs w:val="24"/>
          </w:rPr>
          <m:t>C</m:t>
        </m:r>
      </m:oMath>
      <w:r w:rsidR="00C82BCC" w:rsidRPr="00E0424F">
        <w:rPr>
          <w:rFonts w:ascii="Times New Roman" w:eastAsiaTheme="minorEastAsia" w:hAnsi="Times New Roman" w:cs="Times New Roman"/>
          <w:i/>
          <w:sz w:val="24"/>
          <w:szCs w:val="24"/>
        </w:rPr>
        <w:t xml:space="preserve"> with respect to time can be expressed as</w:t>
      </w:r>
    </w:p>
    <w:p w14:paraId="6EABCBAA" w14:textId="77777777" w:rsidR="00C82BCC" w:rsidRPr="00E0424F" w:rsidRDefault="00C82BCC" w:rsidP="00C82BCC">
      <w:pPr>
        <w:jc w:val="both"/>
        <w:rPr>
          <w:rFonts w:ascii="Times New Roman" w:eastAsiaTheme="minorEastAsia" w:hAnsi="Times New Roman" w:cs="Times New Roman"/>
          <w:i/>
          <w:sz w:val="24"/>
          <w:szCs w:val="24"/>
        </w:rPr>
      </w:pPr>
      <w:r w:rsidRPr="00E0424F">
        <w:rPr>
          <w:rFonts w:ascii="Times New Roman" w:eastAsiaTheme="minorEastAsia" w:hAnsi="Times New Roman" w:cs="Times New Roman"/>
          <w:i/>
          <w:sz w:val="24"/>
          <w:szCs w:val="24"/>
        </w:rPr>
        <w:t xml:space="preserve"> </w:t>
      </w:r>
    </w:p>
    <w:tbl>
      <w:tblPr>
        <w:tblStyle w:val="Grilledutableau"/>
        <w:tblW w:w="97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20"/>
        <w:gridCol w:w="656"/>
      </w:tblGrid>
      <w:tr w:rsidR="00C82BCC" w:rsidRPr="00E0424F" w14:paraId="26C3B602" w14:textId="77777777" w:rsidTr="00171F7B">
        <w:trPr>
          <w:trHeight w:val="820"/>
          <w:jc w:val="center"/>
        </w:trPr>
        <w:tc>
          <w:tcPr>
            <w:tcW w:w="9351" w:type="dxa"/>
            <w:vAlign w:val="center"/>
          </w:tcPr>
          <w:p w14:paraId="4FB12195" w14:textId="77777777" w:rsidR="00C82BCC" w:rsidRPr="00E0424F" w:rsidRDefault="004F31A7" w:rsidP="00FB7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i/>
                <w:sz w:val="24"/>
                <w:szCs w:val="24"/>
              </w:rPr>
            </w:pPr>
            <m:oMathPara>
              <m:oMath>
                <m:acc>
                  <m:accPr>
                    <m:chr m:val="̇"/>
                    <m:ctrlPr>
                      <w:rPr>
                        <w:rFonts w:ascii="Cambria Math" w:eastAsiaTheme="minorEastAsia" w:hAnsi="Cambria Math" w:cs="Times New Roman"/>
                        <w:i/>
                        <w:sz w:val="24"/>
                        <w:szCs w:val="24"/>
                        <w:lang w:val="da-DK"/>
                      </w:rPr>
                    </m:ctrlPr>
                  </m:accPr>
                  <m:e>
                    <m:r>
                      <w:rPr>
                        <w:rFonts w:ascii="Cambria Math" w:eastAsiaTheme="minorEastAsia" w:hAnsi="Cambria Math" w:cs="Times New Roman"/>
                        <w:sz w:val="24"/>
                        <w:szCs w:val="24"/>
                        <w:lang w:val="da-DK"/>
                      </w:rPr>
                      <m:t>C</m:t>
                    </m:r>
                  </m:e>
                </m:acc>
                <m:r>
                  <w:rPr>
                    <w:rFonts w:ascii="Cambria Math" w:eastAsiaTheme="minorEastAsia" w:hAnsi="Cambria Math" w:cs="Times New Roman"/>
                    <w:sz w:val="24"/>
                    <w:szCs w:val="24"/>
                    <w:lang w:val="da-DK"/>
                  </w:rPr>
                  <m:t xml:space="preserve">= </m:t>
                </m:r>
                <m:nary>
                  <m:naryPr>
                    <m:limLoc m:val="subSup"/>
                    <m:ctrlPr>
                      <w:rPr>
                        <w:rFonts w:ascii="Cambria Math" w:eastAsiaTheme="minorEastAsia" w:hAnsi="Cambria Math" w:cs="Times New Roman"/>
                        <w:i/>
                        <w:sz w:val="24"/>
                        <w:szCs w:val="24"/>
                        <w:lang w:val="da-DK"/>
                      </w:rPr>
                    </m:ctrlPr>
                  </m:naryPr>
                  <m:sub>
                    <m:r>
                      <w:rPr>
                        <w:rFonts w:ascii="Cambria Math" w:eastAsiaTheme="minorEastAsia" w:hAnsi="Cambria Math" w:cs="Times New Roman"/>
                        <w:sz w:val="24"/>
                        <w:szCs w:val="24"/>
                        <w:lang w:val="da-DK"/>
                      </w:rPr>
                      <m:t>0</m:t>
                    </m:r>
                  </m:sub>
                  <m:sup>
                    <m:r>
                      <w:rPr>
                        <w:rFonts w:ascii="Cambria Math" w:eastAsiaTheme="minorEastAsia" w:hAnsi="Cambria Math" w:cs="Times New Roman"/>
                        <w:sz w:val="24"/>
                        <w:szCs w:val="24"/>
                        <w:lang w:val="da-DK"/>
                      </w:rPr>
                      <m:t>∞</m:t>
                    </m:r>
                  </m:sup>
                  <m:e>
                    <m:r>
                      <w:rPr>
                        <w:rFonts w:ascii="Cambria Math" w:eastAsiaTheme="minorEastAsia" w:hAnsi="Cambria Math" w:cs="Times New Roman"/>
                        <w:sz w:val="24"/>
                        <w:szCs w:val="24"/>
                        <w:lang w:val="da-DK"/>
                      </w:rPr>
                      <m:t>ρ</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x</m:t>
                        </m:r>
                      </m:e>
                    </m:d>
                    <m:r>
                      <w:rPr>
                        <w:rFonts w:ascii="Cambria Math" w:eastAsiaTheme="minorEastAsia" w:hAnsi="Cambria Math" w:cs="Times New Roman"/>
                        <w:sz w:val="24"/>
                        <w:szCs w:val="24"/>
                        <w:lang w:val="da-DK"/>
                      </w:rPr>
                      <m:t xml:space="preserve"> w</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x</m:t>
                        </m:r>
                      </m:e>
                    </m:d>
                    <m:r>
                      <m:rPr>
                        <m:sty m:val="p"/>
                      </m:rPr>
                      <w:rPr>
                        <w:rFonts w:ascii="Cambria Math" w:eastAsiaTheme="minorEastAsia" w:hAnsi="Cambria Math" w:cs="Times New Roman"/>
                        <w:sz w:val="24"/>
                        <w:szCs w:val="24"/>
                        <w:lang w:val="da-DK"/>
                      </w:rPr>
                      <m:t xml:space="preserve"> </m:t>
                    </m:r>
                    <m:sSub>
                      <m:sSubPr>
                        <m:ctrlPr>
                          <w:rPr>
                            <w:rFonts w:ascii="Cambria Math" w:eastAsiaTheme="minorEastAsia" w:hAnsi="Cambria Math" w:cs="Times New Roman"/>
                            <w:i/>
                            <w:sz w:val="24"/>
                            <w:szCs w:val="24"/>
                            <w:lang w:val="da-DK"/>
                          </w:rPr>
                        </m:ctrlPr>
                      </m:sSubPr>
                      <m:e>
                        <m:r>
                          <w:rPr>
                            <w:rFonts w:ascii="Cambria Math" w:eastAsiaTheme="minorEastAsia" w:hAnsi="Cambria Math" w:cs="Times New Roman"/>
                            <w:sz w:val="24"/>
                            <w:szCs w:val="24"/>
                            <w:lang w:val="da-DK"/>
                          </w:rPr>
                          <m:t>W</m:t>
                        </m:r>
                        <m:ctrlPr>
                          <w:rPr>
                            <w:rFonts w:ascii="Cambria Math" w:eastAsiaTheme="minorEastAsia" w:hAnsi="Cambria Math" w:cs="Times New Roman"/>
                            <w:sz w:val="24"/>
                            <w:szCs w:val="24"/>
                            <w:lang w:val="da-DK"/>
                          </w:rPr>
                        </m:ctrlPr>
                      </m:e>
                      <m:sub>
                        <m:r>
                          <w:rPr>
                            <w:rFonts w:ascii="Cambria Math" w:eastAsiaTheme="minorEastAsia" w:hAnsi="Cambria Math" w:cs="Times New Roman"/>
                            <w:sz w:val="24"/>
                            <w:szCs w:val="24"/>
                            <w:lang w:val="da-DK"/>
                          </w:rPr>
                          <m:t>C</m:t>
                        </m:r>
                      </m:sub>
                    </m:sSub>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x</m:t>
                        </m:r>
                      </m:e>
                    </m:d>
                    <m:r>
                      <m:rPr>
                        <m:sty m:val="p"/>
                      </m:rPr>
                      <w:rPr>
                        <w:rFonts w:ascii="Cambria Math" w:eastAsiaTheme="minorEastAsia" w:hAnsi="Cambria Math" w:cs="Times New Roman"/>
                        <w:sz w:val="24"/>
                        <w:szCs w:val="24"/>
                        <w:lang w:val="da-DK"/>
                      </w:rPr>
                      <m:t>d</m:t>
                    </m:r>
                    <m:r>
                      <w:rPr>
                        <w:rFonts w:ascii="Cambria Math" w:eastAsiaTheme="minorEastAsia" w:hAnsi="Cambria Math" w:cs="Times New Roman"/>
                        <w:sz w:val="24"/>
                        <w:szCs w:val="24"/>
                        <w:lang w:val="da-DK"/>
                      </w:rPr>
                      <m:t>x,</m:t>
                    </m:r>
                  </m:e>
                </m:nary>
              </m:oMath>
            </m:oMathPara>
          </w:p>
        </w:tc>
        <w:tc>
          <w:tcPr>
            <w:tcW w:w="425" w:type="dxa"/>
            <w:vAlign w:val="center"/>
          </w:tcPr>
          <w:p w14:paraId="59622F76" w14:textId="77777777" w:rsidR="00C82BCC" w:rsidRPr="00E0424F" w:rsidRDefault="00C82BCC" w:rsidP="00FB792E">
            <w:pPr>
              <w:jc w:val="both"/>
              <w:rPr>
                <w:rFonts w:ascii="Times New Roman" w:hAnsi="Times New Roman" w:cs="Times New Roman"/>
                <w:sz w:val="24"/>
                <w:szCs w:val="24"/>
              </w:rPr>
            </w:pPr>
            <w:r w:rsidRPr="00E0424F">
              <w:rPr>
                <w:rFonts w:ascii="Times New Roman" w:hAnsi="Times New Roman" w:cs="Times New Roman"/>
                <w:sz w:val="24"/>
                <w:szCs w:val="24"/>
              </w:rPr>
              <w:t>[B7]</w:t>
            </w:r>
          </w:p>
        </w:tc>
      </w:tr>
    </w:tbl>
    <w:p w14:paraId="3D2A3308" w14:textId="77777777" w:rsidR="00C82BCC" w:rsidRPr="00E0424F" w:rsidRDefault="00C82BCC" w:rsidP="00C82BCC">
      <w:pPr>
        <w:jc w:val="both"/>
        <w:rPr>
          <w:rFonts w:ascii="Times New Roman" w:eastAsiaTheme="minorEastAsia" w:hAnsi="Times New Roman" w:cs="Times New Roman"/>
          <w:i/>
          <w:sz w:val="24"/>
          <w:szCs w:val="24"/>
        </w:rPr>
      </w:pPr>
    </w:p>
    <w:p w14:paraId="16F49E9D" w14:textId="77777777" w:rsidR="00C82BCC" w:rsidRPr="00E0424F" w:rsidRDefault="005F0DC9" w:rsidP="00C82BCC">
      <w:pPr>
        <w:jc w:val="both"/>
        <w:rPr>
          <w:rFonts w:ascii="Times New Roman" w:eastAsiaTheme="minorEastAsia" w:hAnsi="Times New Roman" w:cs="Times New Roman"/>
          <w:i/>
          <w:sz w:val="24"/>
          <w:szCs w:val="24"/>
        </w:rPr>
      </w:pPr>
      <w:r w:rsidRPr="00E0424F">
        <w:rPr>
          <w:rFonts w:ascii="Times New Roman" w:eastAsiaTheme="minorEastAsia" w:hAnsi="Times New Roman" w:cs="Times New Roman"/>
          <w:i/>
          <w:sz w:val="24"/>
          <w:szCs w:val="24"/>
        </w:rPr>
        <w:t>w</w:t>
      </w:r>
      <w:r w:rsidR="00C82BCC" w:rsidRPr="00E0424F">
        <w:rPr>
          <w:rFonts w:ascii="Times New Roman" w:eastAsiaTheme="minorEastAsia" w:hAnsi="Times New Roman" w:cs="Times New Roman"/>
          <w:i/>
          <w:sz w:val="24"/>
          <w:szCs w:val="24"/>
        </w:rPr>
        <w:t>here</w:t>
      </w:r>
    </w:p>
    <w:tbl>
      <w:tblPr>
        <w:tblStyle w:val="Grilledutableau"/>
        <w:tblW w:w="97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425"/>
      </w:tblGrid>
      <w:tr w:rsidR="00C82BCC" w:rsidRPr="00E0424F" w14:paraId="7507C3BB" w14:textId="77777777" w:rsidTr="00171F7B">
        <w:trPr>
          <w:trHeight w:val="740"/>
          <w:jc w:val="center"/>
        </w:trPr>
        <w:tc>
          <w:tcPr>
            <w:tcW w:w="9351" w:type="dxa"/>
            <w:vAlign w:val="center"/>
          </w:tcPr>
          <w:p w14:paraId="4175A54E" w14:textId="77777777" w:rsidR="00C82BCC" w:rsidRPr="00E0424F" w:rsidRDefault="004F31A7" w:rsidP="00FB7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C</m:t>
                    </m:r>
                  </m:sub>
                </m:sSub>
                <m:r>
                  <w:rPr>
                    <w:rFonts w:ascii="Cambria Math" w:hAnsi="Cambria Math" w:cs="Times New Roman"/>
                    <w:sz w:val="24"/>
                    <w:szCs w:val="24"/>
                  </w:rPr>
                  <m:t xml:space="preserve">(x)= </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o</m:t>
                        </m:r>
                      </m:sub>
                    </m:sSub>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den>
                </m:f>
                <m:r>
                  <w:rPr>
                    <w:rFonts w:ascii="Cambria Math" w:hAnsi="Cambria Math" w:cs="Times New Roman"/>
                    <w:sz w:val="24"/>
                    <w:szCs w:val="24"/>
                  </w:rPr>
                  <m:t>C(x) ,</m:t>
                </m:r>
              </m:oMath>
            </m:oMathPara>
          </w:p>
        </w:tc>
        <w:tc>
          <w:tcPr>
            <w:tcW w:w="425" w:type="dxa"/>
            <w:vAlign w:val="center"/>
          </w:tcPr>
          <w:p w14:paraId="59538AFC" w14:textId="77777777" w:rsidR="00C82BCC" w:rsidRPr="00E0424F" w:rsidRDefault="00C82BCC" w:rsidP="00FB792E">
            <w:pPr>
              <w:jc w:val="both"/>
              <w:rPr>
                <w:rFonts w:ascii="Times New Roman" w:hAnsi="Times New Roman" w:cs="Times New Roman"/>
                <w:sz w:val="24"/>
                <w:szCs w:val="24"/>
              </w:rPr>
            </w:pPr>
          </w:p>
        </w:tc>
      </w:tr>
    </w:tbl>
    <w:p w14:paraId="45ECC323" w14:textId="77777777" w:rsidR="00C82BCC" w:rsidRPr="00E0424F" w:rsidRDefault="00ED55B4" w:rsidP="00C82BCC">
      <w:pPr>
        <w:jc w:val="both"/>
        <w:rPr>
          <w:rFonts w:ascii="Times New Roman" w:eastAsiaTheme="minorEastAsia" w:hAnsi="Times New Roman" w:cs="Times New Roman"/>
          <w:i/>
          <w:sz w:val="24"/>
          <w:szCs w:val="24"/>
        </w:rPr>
      </w:pPr>
      <w:r w:rsidRPr="00E0424F">
        <w:rPr>
          <w:rFonts w:ascii="Times New Roman" w:eastAsiaTheme="minorEastAsia" w:hAnsi="Times New Roman" w:cs="Times New Roman"/>
          <w:i/>
          <w:sz w:val="24"/>
          <w:szCs w:val="24"/>
        </w:rPr>
        <w:lastRenderedPageBreak/>
        <w:t>a</w:t>
      </w:r>
      <w:r w:rsidR="00C82BCC" w:rsidRPr="00E0424F">
        <w:rPr>
          <w:rFonts w:ascii="Times New Roman" w:eastAsiaTheme="minorEastAsia" w:hAnsi="Times New Roman" w:cs="Times New Roman"/>
          <w:i/>
          <w:sz w:val="24"/>
          <w:szCs w:val="24"/>
        </w:rPr>
        <w:t xml:space="preserve">nd </w:t>
      </w:r>
    </w:p>
    <w:p w14:paraId="2706E644" w14:textId="77777777" w:rsidR="00C82BCC" w:rsidRPr="00E0424F" w:rsidRDefault="00C82BCC" w:rsidP="00C82BCC">
      <w:pPr>
        <w:jc w:val="both"/>
        <w:rPr>
          <w:rFonts w:ascii="Times New Roman" w:eastAsiaTheme="minorEastAsia" w:hAnsi="Times New Roman" w:cs="Times New Roman"/>
          <w:i/>
          <w:sz w:val="24"/>
          <w:szCs w:val="24"/>
        </w:rPr>
      </w:pPr>
    </w:p>
    <w:tbl>
      <w:tblPr>
        <w:tblStyle w:val="Grilledutableau"/>
        <w:tblW w:w="97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425"/>
      </w:tblGrid>
      <w:tr w:rsidR="00C82BCC" w:rsidRPr="00E0424F" w14:paraId="058A003C" w14:textId="77777777" w:rsidTr="00171F7B">
        <w:trPr>
          <w:trHeight w:val="740"/>
          <w:jc w:val="center"/>
        </w:trPr>
        <w:tc>
          <w:tcPr>
            <w:tcW w:w="9351" w:type="dxa"/>
            <w:vAlign w:val="center"/>
          </w:tcPr>
          <w:p w14:paraId="4EBC7C4B" w14:textId="77777777" w:rsidR="00C82BCC" w:rsidRPr="00E0424F" w:rsidRDefault="00C82BCC" w:rsidP="00FB7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4"/>
                <w:szCs w:val="24"/>
              </w:rPr>
            </w:pPr>
            <m:oMathPara>
              <m:oMath>
                <m:r>
                  <w:rPr>
                    <w:rFonts w:ascii="Cambria Math" w:hAnsi="Cambria Math" w:cs="Times New Roman"/>
                    <w:sz w:val="24"/>
                    <w:szCs w:val="24"/>
                  </w:rPr>
                  <m:t>C</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limLoc m:val="subSup"/>
                        <m:ctrlPr>
                          <w:rPr>
                            <w:rFonts w:ascii="Cambria Math" w:hAnsi="Cambria Math" w:cs="Times New Roman"/>
                            <w:i/>
                            <w:sz w:val="24"/>
                            <w:szCs w:val="24"/>
                          </w:rPr>
                        </m:ctrlPr>
                      </m:naryPr>
                      <m:sub>
                        <m:r>
                          <w:rPr>
                            <w:rFonts w:ascii="Cambria Math" w:hAnsi="Cambria Math" w:cs="Times New Roman"/>
                            <w:sz w:val="24"/>
                            <w:szCs w:val="24"/>
                          </w:rPr>
                          <m:t>x</m:t>
                        </m:r>
                      </m:sub>
                      <m:sup>
                        <m:r>
                          <w:rPr>
                            <w:rFonts w:ascii="Cambria Math" w:hAnsi="Cambria Math" w:cs="Times New Roman"/>
                            <w:sz w:val="24"/>
                            <w:szCs w:val="24"/>
                          </w:rPr>
                          <m:t>∞</m:t>
                        </m:r>
                      </m:sup>
                      <m:e>
                        <m:r>
                          <m:rPr>
                            <m:scr m:val="script"/>
                          </m:rP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a</m:t>
                            </m:r>
                          </m:e>
                        </m:d>
                        <m:d>
                          <m:dPr>
                            <m:ctrlPr>
                              <w:rPr>
                                <w:rFonts w:ascii="Cambria Math" w:hAnsi="Cambria Math" w:cs="Times New Roman"/>
                                <w:i/>
                                <w:sz w:val="24"/>
                                <w:szCs w:val="24"/>
                              </w:rPr>
                            </m:ctrlPr>
                          </m:dPr>
                          <m:e>
                            <m:r>
                              <w:rPr>
                                <w:rFonts w:ascii="Cambria Math" w:hAnsi="Cambria Math" w:cs="Times New Roman"/>
                                <w:sz w:val="24"/>
                                <w:szCs w:val="24"/>
                              </w:rPr>
                              <m:t>a-</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o</m:t>
                                </m:r>
                              </m:sub>
                            </m:sSub>
                          </m:e>
                        </m:d>
                        <m:r>
                          <w:rPr>
                            <w:rFonts w:ascii="Cambria Math" w:hAnsi="Cambria Math" w:cs="Times New Roman"/>
                            <w:sz w:val="24"/>
                            <w:szCs w:val="24"/>
                          </w:rPr>
                          <m:t xml:space="preserve"> </m:t>
                        </m:r>
                        <m:r>
                          <m:rPr>
                            <m:sty m:val="p"/>
                          </m:rPr>
                          <w:rPr>
                            <w:rFonts w:ascii="Cambria Math" w:hAnsi="Cambria Math" w:cs="Times New Roman"/>
                            <w:sz w:val="24"/>
                            <w:szCs w:val="24"/>
                          </w:rPr>
                          <m:t>d</m:t>
                        </m:r>
                        <m:r>
                          <w:rPr>
                            <w:rFonts w:ascii="Cambria Math" w:hAnsi="Cambria Math" w:cs="Times New Roman"/>
                            <w:sz w:val="24"/>
                            <w:szCs w:val="24"/>
                          </w:rPr>
                          <m:t>a</m:t>
                        </m:r>
                      </m:e>
                    </m:nary>
                  </m:num>
                  <m:den>
                    <m:nary>
                      <m:naryPr>
                        <m:limLoc m:val="subSup"/>
                        <m:ctrlPr>
                          <w:rPr>
                            <w:rFonts w:ascii="Cambria Math" w:hAnsi="Cambria Math" w:cs="Times New Roman"/>
                            <w:i/>
                            <w:sz w:val="24"/>
                            <w:szCs w:val="24"/>
                          </w:rPr>
                        </m:ctrlPr>
                      </m:naryPr>
                      <m:sub>
                        <m:r>
                          <w:rPr>
                            <w:rFonts w:ascii="Cambria Math" w:hAnsi="Cambria Math" w:cs="Times New Roman"/>
                            <w:sz w:val="24"/>
                            <w:szCs w:val="24"/>
                          </w:rPr>
                          <m:t>x</m:t>
                        </m:r>
                      </m:sub>
                      <m:sup>
                        <m:r>
                          <w:rPr>
                            <w:rFonts w:ascii="Cambria Math" w:hAnsi="Cambria Math" w:cs="Times New Roman"/>
                            <w:sz w:val="24"/>
                            <w:szCs w:val="24"/>
                          </w:rPr>
                          <m:t>∞</m:t>
                        </m:r>
                      </m:sup>
                      <m:e>
                        <m:r>
                          <m:rPr>
                            <m:scr m:val="script"/>
                          </m:rP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 xml:space="preserve"> </m:t>
                        </m:r>
                        <m:r>
                          <m:rPr>
                            <m:sty m:val="p"/>
                          </m:rPr>
                          <w:rPr>
                            <w:rFonts w:ascii="Cambria Math" w:hAnsi="Cambria Math" w:cs="Times New Roman"/>
                            <w:sz w:val="24"/>
                            <w:szCs w:val="24"/>
                          </w:rPr>
                          <m:t>d</m:t>
                        </m:r>
                        <m:r>
                          <w:rPr>
                            <w:rFonts w:ascii="Cambria Math" w:hAnsi="Cambria Math" w:cs="Times New Roman"/>
                            <w:sz w:val="24"/>
                            <w:szCs w:val="24"/>
                          </w:rPr>
                          <m:t>a</m:t>
                        </m:r>
                      </m:e>
                    </m:nary>
                  </m:den>
                </m:f>
                <m:r>
                  <w:rPr>
                    <w:rFonts w:ascii="Cambria Math" w:hAnsi="Cambria Math" w:cs="Times New Roman"/>
                    <w:sz w:val="24"/>
                    <w:szCs w:val="24"/>
                  </w:rPr>
                  <m:t xml:space="preserve"> .</m:t>
                </m:r>
              </m:oMath>
            </m:oMathPara>
          </w:p>
        </w:tc>
        <w:tc>
          <w:tcPr>
            <w:tcW w:w="425" w:type="dxa"/>
            <w:vAlign w:val="center"/>
          </w:tcPr>
          <w:p w14:paraId="2FF92EED" w14:textId="77777777" w:rsidR="00C82BCC" w:rsidRPr="00E0424F" w:rsidRDefault="00C82BCC" w:rsidP="00FB792E">
            <w:pPr>
              <w:jc w:val="both"/>
              <w:rPr>
                <w:rFonts w:ascii="Times New Roman" w:hAnsi="Times New Roman" w:cs="Times New Roman"/>
                <w:sz w:val="24"/>
                <w:szCs w:val="24"/>
              </w:rPr>
            </w:pPr>
          </w:p>
        </w:tc>
      </w:tr>
    </w:tbl>
    <w:p w14:paraId="1A37B1E0" w14:textId="77777777" w:rsidR="00C82BCC" w:rsidRPr="00E0424F" w:rsidRDefault="00C82BCC" w:rsidP="00C82BCC">
      <w:pPr>
        <w:jc w:val="both"/>
        <w:rPr>
          <w:rFonts w:ascii="Times New Roman" w:eastAsiaTheme="minorEastAsia" w:hAnsi="Times New Roman" w:cs="Times New Roman"/>
          <w:i/>
          <w:sz w:val="24"/>
          <w:szCs w:val="24"/>
        </w:rPr>
      </w:pPr>
    </w:p>
    <w:p w14:paraId="65AF9B11" w14:textId="77777777" w:rsidR="00C82BCC" w:rsidRPr="00E0424F" w:rsidRDefault="00C82BCC" w:rsidP="00C82BCC">
      <w:pPr>
        <w:jc w:val="both"/>
        <w:rPr>
          <w:rFonts w:ascii="Times New Roman" w:eastAsiaTheme="minorEastAsia" w:hAnsi="Times New Roman" w:cs="Times New Roman"/>
          <w:sz w:val="24"/>
          <w:szCs w:val="24"/>
        </w:rPr>
      </w:pPr>
      <w:r w:rsidRPr="00E0424F">
        <w:rPr>
          <w:rFonts w:ascii="Times New Roman" w:eastAsiaTheme="minorEastAsia" w:hAnsi="Times New Roman" w:cs="Times New Roman"/>
          <w:i/>
          <w:sz w:val="24"/>
          <w:szCs w:val="24"/>
        </w:rPr>
        <w:t xml:space="preserve">Proof. </w:t>
      </w:r>
      <w:r w:rsidRPr="00E0424F">
        <w:rPr>
          <w:rFonts w:ascii="Times New Roman" w:eastAsiaTheme="minorEastAsia" w:hAnsi="Times New Roman" w:cs="Times New Roman"/>
          <w:sz w:val="24"/>
          <w:szCs w:val="24"/>
        </w:rPr>
        <w:t xml:space="preserve">Following the definition of </w:t>
      </w:r>
      <m:oMath>
        <m:r>
          <w:rPr>
            <w:rFonts w:ascii="Cambria Math" w:eastAsiaTheme="minorEastAsia" w:hAnsi="Cambria Math" w:cs="Times New Roman"/>
            <w:sz w:val="24"/>
            <w:szCs w:val="24"/>
          </w:rPr>
          <m:t>C</m:t>
        </m:r>
      </m:oMath>
      <w:r w:rsidRPr="00E0424F">
        <w:rPr>
          <w:rFonts w:ascii="Times New Roman" w:eastAsiaTheme="minorEastAsia" w:hAnsi="Times New Roman" w:cs="Times New Roman"/>
          <w:sz w:val="24"/>
          <w:szCs w:val="24"/>
        </w:rPr>
        <w:t>, its time derivative can be expressed as</w:t>
      </w:r>
    </w:p>
    <w:p w14:paraId="1CDCB9F6" w14:textId="77777777" w:rsidR="00C82BCC" w:rsidRPr="00E0424F" w:rsidRDefault="00C82BCC" w:rsidP="00C82BCC">
      <w:pPr>
        <w:jc w:val="both"/>
        <w:rPr>
          <w:rFonts w:ascii="Times New Roman" w:eastAsiaTheme="minorEastAsia" w:hAnsi="Times New Roman" w:cs="Times New Roman"/>
          <w:sz w:val="24"/>
          <w:szCs w:val="24"/>
        </w:rPr>
      </w:pPr>
    </w:p>
    <w:tbl>
      <w:tblPr>
        <w:tblStyle w:val="Grilledutableau"/>
        <w:tblW w:w="97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20"/>
        <w:gridCol w:w="656"/>
      </w:tblGrid>
      <w:tr w:rsidR="00C82BCC" w:rsidRPr="00E0424F" w14:paraId="0FE09210" w14:textId="77777777" w:rsidTr="00171F7B">
        <w:trPr>
          <w:trHeight w:val="820"/>
          <w:jc w:val="center"/>
        </w:trPr>
        <w:tc>
          <w:tcPr>
            <w:tcW w:w="9351" w:type="dxa"/>
            <w:vAlign w:val="center"/>
          </w:tcPr>
          <w:p w14:paraId="5AD6E397" w14:textId="77777777" w:rsidR="00C82BCC" w:rsidRPr="00E0424F" w:rsidRDefault="004F31A7" w:rsidP="00FB7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i/>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C</m:t>
                    </m:r>
                  </m:e>
                </m:acc>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e</m:t>
                            </m:r>
                          </m:e>
                        </m:acc>
                      </m:e>
                      <m:sub>
                        <m:r>
                          <w:rPr>
                            <w:rFonts w:ascii="Cambria Math" w:hAnsi="Cambria Math" w:cs="Times New Roman"/>
                            <w:sz w:val="24"/>
                            <w:szCs w:val="24"/>
                          </w:rPr>
                          <m:t>o</m:t>
                        </m:r>
                      </m:sub>
                    </m:sSub>
                  </m:num>
                  <m:den>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o</m:t>
                        </m:r>
                      </m:sub>
                    </m:sSub>
                  </m:den>
                </m:f>
                <m:r>
                  <w:rPr>
                    <w:rFonts w:ascii="Cambria Math" w:hAnsi="Cambria Math" w:cs="Times New Roman"/>
                    <w:sz w:val="24"/>
                    <w:szCs w:val="24"/>
                  </w:rPr>
                  <m:t xml:space="preserve">- </m:t>
                </m:r>
                <m:f>
                  <m:fPr>
                    <m:ctrlPr>
                      <w:rPr>
                        <w:rFonts w:ascii="Cambria Math" w:hAnsi="Cambria Math" w:cs="Times New Roman"/>
                        <w:i/>
                        <w:sz w:val="24"/>
                        <w:szCs w:val="24"/>
                      </w:rPr>
                    </m:ctrlPr>
                  </m:fPr>
                  <m:num>
                    <m:acc>
                      <m:accPr>
                        <m:chr m:val="̇"/>
                        <m:ctrlPr>
                          <w:rPr>
                            <w:rFonts w:ascii="Cambria Math" w:hAnsi="Cambria Math" w:cs="Times New Roman"/>
                            <w:i/>
                            <w:sz w:val="24"/>
                            <w:szCs w:val="24"/>
                          </w:rPr>
                        </m:ctrlPr>
                      </m:accPr>
                      <m:e>
                        <m:r>
                          <w:rPr>
                            <w:rFonts w:ascii="Cambria Math" w:hAnsi="Cambria Math" w:cs="Times New Roman"/>
                            <w:sz w:val="24"/>
                            <w:szCs w:val="24"/>
                          </w:rPr>
                          <m:t>σ</m:t>
                        </m:r>
                      </m:e>
                    </m:acc>
                  </m:num>
                  <m:den>
                    <m:r>
                      <w:rPr>
                        <w:rFonts w:ascii="Cambria Math" w:hAnsi="Cambria Math" w:cs="Times New Roman"/>
                        <w:sz w:val="24"/>
                        <w:szCs w:val="24"/>
                      </w:rPr>
                      <m:t>σ</m:t>
                    </m:r>
                  </m:den>
                </m:f>
                <m:r>
                  <w:rPr>
                    <w:rFonts w:ascii="Cambria Math" w:hAnsi="Cambria Math" w:cs="Times New Roman"/>
                    <w:sz w:val="24"/>
                    <w:szCs w:val="24"/>
                  </w:rPr>
                  <m:t xml:space="preserve"> .</m:t>
                </m:r>
              </m:oMath>
            </m:oMathPara>
          </w:p>
        </w:tc>
        <w:tc>
          <w:tcPr>
            <w:tcW w:w="425" w:type="dxa"/>
            <w:vAlign w:val="center"/>
          </w:tcPr>
          <w:p w14:paraId="00E5EDCD" w14:textId="77777777" w:rsidR="00C82BCC" w:rsidRPr="00E0424F" w:rsidRDefault="00C82BCC" w:rsidP="00FB792E">
            <w:pPr>
              <w:jc w:val="both"/>
              <w:rPr>
                <w:rFonts w:ascii="Times New Roman" w:hAnsi="Times New Roman" w:cs="Times New Roman"/>
                <w:sz w:val="24"/>
                <w:szCs w:val="24"/>
              </w:rPr>
            </w:pPr>
            <w:r w:rsidRPr="00E0424F">
              <w:rPr>
                <w:rFonts w:ascii="Times New Roman" w:hAnsi="Times New Roman" w:cs="Times New Roman"/>
                <w:sz w:val="24"/>
                <w:szCs w:val="24"/>
              </w:rPr>
              <w:t>[B8]</w:t>
            </w:r>
          </w:p>
        </w:tc>
      </w:tr>
    </w:tbl>
    <w:p w14:paraId="35503952" w14:textId="77777777" w:rsidR="00C82BCC" w:rsidRPr="00E0424F" w:rsidRDefault="00C82BCC" w:rsidP="00C82BCC">
      <w:pPr>
        <w:jc w:val="both"/>
        <w:rPr>
          <w:rFonts w:ascii="Times New Roman" w:eastAsiaTheme="minorEastAsia" w:hAnsi="Times New Roman" w:cs="Times New Roman"/>
          <w:sz w:val="24"/>
          <w:szCs w:val="24"/>
        </w:rPr>
      </w:pPr>
    </w:p>
    <w:p w14:paraId="61B3C508" w14:textId="77777777" w:rsidR="00C82BCC" w:rsidRPr="00E0424F" w:rsidRDefault="00C82BCC" w:rsidP="00C82BCC">
      <w:pPr>
        <w:jc w:val="both"/>
        <w:rPr>
          <w:rFonts w:ascii="Times New Roman" w:eastAsiaTheme="minorEastAsia" w:hAnsi="Times New Roman" w:cs="Times New Roman"/>
          <w:sz w:val="24"/>
          <w:szCs w:val="24"/>
        </w:rPr>
      </w:pPr>
      <w:r w:rsidRPr="00E0424F">
        <w:rPr>
          <w:rFonts w:ascii="Times New Roman" w:eastAsiaTheme="minorEastAsia" w:hAnsi="Times New Roman" w:cs="Times New Roman"/>
          <w:sz w:val="24"/>
          <w:szCs w:val="24"/>
        </w:rPr>
        <w:t>Replacing Eq. 2 in the main manuscript and Eq. (B6) in (B8), we get</w:t>
      </w:r>
    </w:p>
    <w:p w14:paraId="489ABBFB" w14:textId="77777777" w:rsidR="00C82BCC" w:rsidRPr="00E0424F" w:rsidRDefault="00C82BCC" w:rsidP="00C82BCC">
      <w:pPr>
        <w:jc w:val="both"/>
        <w:rPr>
          <w:rFonts w:ascii="Times New Roman" w:eastAsiaTheme="minorEastAsia" w:hAnsi="Times New Roman" w:cs="Times New Roman"/>
          <w:sz w:val="24"/>
          <w:szCs w:val="24"/>
        </w:rPr>
      </w:pPr>
    </w:p>
    <w:tbl>
      <w:tblPr>
        <w:tblStyle w:val="Grilledutableau"/>
        <w:tblW w:w="97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425"/>
      </w:tblGrid>
      <w:tr w:rsidR="00C82BCC" w:rsidRPr="00E0424F" w14:paraId="3206EFE1" w14:textId="77777777" w:rsidTr="00171F7B">
        <w:trPr>
          <w:trHeight w:val="840"/>
          <w:jc w:val="center"/>
        </w:trPr>
        <w:tc>
          <w:tcPr>
            <w:tcW w:w="9351" w:type="dxa"/>
            <w:vAlign w:val="center"/>
          </w:tcPr>
          <w:p w14:paraId="732A55E9" w14:textId="77777777" w:rsidR="00C82BCC" w:rsidRPr="00E0424F" w:rsidRDefault="004F31A7" w:rsidP="00FB7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heme="minorEastAsia" w:hAnsi="Times New Roman" w:cs="Times New Roman"/>
                <w:i/>
                <w:sz w:val="24"/>
                <w:szCs w:val="24"/>
                <w:lang w:val="da-DK"/>
              </w:rPr>
            </w:pPr>
            <m:oMathPara>
              <m:oMath>
                <m:acc>
                  <m:accPr>
                    <m:chr m:val="̇"/>
                    <m:ctrlPr>
                      <w:rPr>
                        <w:rFonts w:ascii="Cambria Math" w:eastAsiaTheme="minorEastAsia" w:hAnsi="Cambria Math" w:cs="Times New Roman"/>
                        <w:i/>
                        <w:sz w:val="24"/>
                        <w:szCs w:val="24"/>
                        <w:lang w:val="da-DK"/>
                      </w:rPr>
                    </m:ctrlPr>
                  </m:accPr>
                  <m:e>
                    <m:r>
                      <w:rPr>
                        <w:rFonts w:ascii="Cambria Math" w:eastAsiaTheme="minorEastAsia" w:hAnsi="Cambria Math" w:cs="Times New Roman"/>
                        <w:sz w:val="24"/>
                        <w:szCs w:val="24"/>
                        <w:lang w:val="da-DK"/>
                      </w:rPr>
                      <m:t>C</m:t>
                    </m:r>
                  </m:e>
                </m:acc>
                <m:r>
                  <w:rPr>
                    <w:rFonts w:ascii="Cambria Math" w:eastAsiaTheme="minorEastAsia" w:hAnsi="Cambria Math" w:cs="Times New Roman"/>
                    <w:sz w:val="24"/>
                    <w:szCs w:val="24"/>
                    <w:lang w:val="da-DK"/>
                  </w:rPr>
                  <m:t>=</m:t>
                </m:r>
                <m:f>
                  <m:fPr>
                    <m:ctrlPr>
                      <w:rPr>
                        <w:rFonts w:ascii="Cambria Math" w:eastAsiaTheme="minorEastAsia" w:hAnsi="Cambria Math" w:cs="Times New Roman"/>
                        <w:i/>
                        <w:sz w:val="24"/>
                        <w:szCs w:val="24"/>
                        <w:lang w:val="da-DK"/>
                      </w:rPr>
                    </m:ctrlPr>
                  </m:fPr>
                  <m:num>
                    <m:r>
                      <w:rPr>
                        <w:rFonts w:ascii="Cambria Math" w:eastAsiaTheme="minorEastAsia" w:hAnsi="Cambria Math" w:cs="Times New Roman"/>
                        <w:sz w:val="24"/>
                        <w:szCs w:val="24"/>
                        <w:lang w:val="da-DK"/>
                      </w:rPr>
                      <m:t>1</m:t>
                    </m:r>
                  </m:num>
                  <m:den>
                    <m:sSub>
                      <m:sSubPr>
                        <m:ctrlPr>
                          <w:rPr>
                            <w:rFonts w:ascii="Cambria Math" w:eastAsiaTheme="minorEastAsia" w:hAnsi="Cambria Math" w:cs="Times New Roman"/>
                            <w:i/>
                            <w:sz w:val="24"/>
                            <w:szCs w:val="24"/>
                            <w:lang w:val="da-DK"/>
                          </w:rPr>
                        </m:ctrlPr>
                      </m:sSubPr>
                      <m:e>
                        <m:r>
                          <w:rPr>
                            <w:rFonts w:ascii="Cambria Math" w:eastAsiaTheme="minorEastAsia" w:hAnsi="Cambria Math" w:cs="Times New Roman"/>
                            <w:sz w:val="24"/>
                            <w:szCs w:val="24"/>
                            <w:lang w:val="da-DK"/>
                          </w:rPr>
                          <m:t>e</m:t>
                        </m:r>
                      </m:e>
                      <m:sub>
                        <m:r>
                          <w:rPr>
                            <w:rFonts w:ascii="Cambria Math" w:eastAsiaTheme="minorEastAsia" w:hAnsi="Cambria Math" w:cs="Times New Roman"/>
                            <w:sz w:val="24"/>
                            <w:szCs w:val="24"/>
                            <w:lang w:val="da-DK"/>
                          </w:rPr>
                          <m:t>o</m:t>
                        </m:r>
                      </m:sub>
                    </m:sSub>
                  </m:den>
                </m:f>
                <m:nary>
                  <m:naryPr>
                    <m:limLoc m:val="subSup"/>
                    <m:ctrlPr>
                      <w:rPr>
                        <w:rFonts w:ascii="Cambria Math" w:eastAsiaTheme="minorEastAsia" w:hAnsi="Cambria Math" w:cs="Times New Roman"/>
                        <w:i/>
                        <w:sz w:val="24"/>
                        <w:szCs w:val="24"/>
                        <w:lang w:val="da-DK"/>
                      </w:rPr>
                    </m:ctrlPr>
                  </m:naryPr>
                  <m:sub>
                    <m:r>
                      <w:rPr>
                        <w:rFonts w:ascii="Cambria Math" w:eastAsiaTheme="minorEastAsia" w:hAnsi="Cambria Math" w:cs="Times New Roman"/>
                        <w:sz w:val="24"/>
                        <w:szCs w:val="24"/>
                        <w:lang w:val="da-DK"/>
                      </w:rPr>
                      <m:t>0</m:t>
                    </m:r>
                  </m:sub>
                  <m:sup>
                    <m:r>
                      <w:rPr>
                        <w:rFonts w:ascii="Cambria Math" w:eastAsiaTheme="minorEastAsia" w:hAnsi="Cambria Math" w:cs="Times New Roman"/>
                        <w:sz w:val="24"/>
                        <w:szCs w:val="24"/>
                        <w:lang w:val="da-DK"/>
                      </w:rPr>
                      <m:t>∞</m:t>
                    </m:r>
                  </m:sup>
                  <m:e>
                    <m:r>
                      <w:rPr>
                        <w:rFonts w:ascii="Cambria Math" w:eastAsiaTheme="minorEastAsia" w:hAnsi="Cambria Math" w:cs="Times New Roman"/>
                        <w:sz w:val="24"/>
                        <w:szCs w:val="24"/>
                        <w:lang w:val="da-DK"/>
                      </w:rPr>
                      <m:t>ρ</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x</m:t>
                        </m:r>
                      </m:e>
                    </m:d>
                    <m:r>
                      <w:rPr>
                        <w:rFonts w:ascii="Cambria Math" w:eastAsiaTheme="minorEastAsia" w:hAnsi="Cambria Math" w:cs="Times New Roman"/>
                        <w:sz w:val="24"/>
                        <w:szCs w:val="24"/>
                        <w:lang w:val="da-DK"/>
                      </w:rPr>
                      <m:t xml:space="preserve"> w</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x</m:t>
                        </m:r>
                      </m:e>
                    </m:d>
                    <m:r>
                      <m:rPr>
                        <m:sty m:val="p"/>
                      </m:rPr>
                      <w:rPr>
                        <w:rFonts w:ascii="Cambria Math" w:eastAsiaTheme="minorEastAsia" w:hAnsi="Cambria Math" w:cs="Times New Roman"/>
                        <w:sz w:val="24"/>
                        <w:szCs w:val="24"/>
                        <w:lang w:val="da-DK"/>
                      </w:rPr>
                      <m:t xml:space="preserve"> dx-</m:t>
                    </m:r>
                    <m:f>
                      <m:fPr>
                        <m:ctrlPr>
                          <w:rPr>
                            <w:rFonts w:ascii="Cambria Math" w:eastAsiaTheme="minorEastAsia" w:hAnsi="Cambria Math" w:cs="Times New Roman"/>
                            <w:i/>
                            <w:sz w:val="24"/>
                            <w:szCs w:val="24"/>
                            <w:lang w:val="da-DK"/>
                          </w:rPr>
                        </m:ctrlPr>
                      </m:fPr>
                      <m:num>
                        <m:r>
                          <w:rPr>
                            <w:rFonts w:ascii="Cambria Math" w:eastAsiaTheme="minorEastAsia" w:hAnsi="Cambria Math" w:cs="Times New Roman"/>
                            <w:sz w:val="24"/>
                            <w:szCs w:val="24"/>
                            <w:lang w:val="da-DK"/>
                          </w:rPr>
                          <m:t>1</m:t>
                        </m:r>
                      </m:num>
                      <m:den>
                        <m:r>
                          <w:rPr>
                            <w:rFonts w:ascii="Cambria Math" w:eastAsiaTheme="minorEastAsia" w:hAnsi="Cambria Math" w:cs="Times New Roman"/>
                            <w:sz w:val="24"/>
                            <w:szCs w:val="24"/>
                            <w:lang w:val="da-DK"/>
                          </w:rPr>
                          <m:t>σ</m:t>
                        </m:r>
                      </m:den>
                    </m:f>
                    <m:nary>
                      <m:naryPr>
                        <m:limLoc m:val="subSup"/>
                        <m:ctrlPr>
                          <w:rPr>
                            <w:rFonts w:ascii="Cambria Math" w:eastAsiaTheme="minorEastAsia" w:hAnsi="Cambria Math" w:cs="Times New Roman"/>
                            <w:sz w:val="24"/>
                            <w:szCs w:val="24"/>
                            <w:lang w:val="da-DK"/>
                          </w:rPr>
                        </m:ctrlPr>
                      </m:naryPr>
                      <m:sub>
                        <m:r>
                          <w:rPr>
                            <w:rFonts w:ascii="Cambria Math" w:eastAsiaTheme="minorEastAsia" w:hAnsi="Cambria Math" w:cs="Times New Roman"/>
                            <w:sz w:val="24"/>
                            <w:szCs w:val="24"/>
                            <w:lang w:val="da-DK"/>
                          </w:rPr>
                          <m:t>0</m:t>
                        </m:r>
                      </m:sub>
                      <m:sup>
                        <m:r>
                          <w:rPr>
                            <w:rFonts w:ascii="Cambria Math" w:eastAsiaTheme="minorEastAsia" w:hAnsi="Cambria Math" w:cs="Times New Roman"/>
                            <w:sz w:val="24"/>
                            <w:szCs w:val="24"/>
                            <w:lang w:val="da-DK"/>
                          </w:rPr>
                          <m:t>∞</m:t>
                        </m:r>
                      </m:sup>
                      <m:e>
                        <m:r>
                          <w:rPr>
                            <w:rFonts w:ascii="Cambria Math" w:eastAsiaTheme="minorEastAsia" w:hAnsi="Cambria Math" w:cs="Times New Roman"/>
                            <w:sz w:val="24"/>
                            <w:szCs w:val="24"/>
                            <w:lang w:val="da-DK"/>
                          </w:rPr>
                          <m:t>ρ</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x</m:t>
                            </m:r>
                          </m:e>
                        </m:d>
                        <m:r>
                          <w:rPr>
                            <w:rFonts w:ascii="Cambria Math" w:eastAsiaTheme="minorEastAsia" w:hAnsi="Cambria Math" w:cs="Times New Roman"/>
                            <w:sz w:val="24"/>
                            <w:szCs w:val="24"/>
                            <w:lang w:val="da-DK"/>
                          </w:rPr>
                          <m:t xml:space="preserve"> w</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x</m:t>
                            </m:r>
                          </m:e>
                        </m:d>
                        <m:r>
                          <m:rPr>
                            <m:sty m:val="p"/>
                          </m:rPr>
                          <w:rPr>
                            <w:rFonts w:ascii="Cambria Math" w:eastAsiaTheme="minorEastAsia" w:hAnsi="Cambria Math" w:cs="Times New Roman"/>
                            <w:sz w:val="24"/>
                            <w:szCs w:val="24"/>
                            <w:lang w:val="da-DK"/>
                          </w:rPr>
                          <m:t xml:space="preserve"> </m:t>
                        </m:r>
                      </m:e>
                    </m:nary>
                    <m:r>
                      <m:rPr>
                        <m:sty m:val="p"/>
                      </m:rPr>
                      <w:rPr>
                        <w:rFonts w:ascii="Cambria Math" w:eastAsiaTheme="minorEastAsia" w:hAnsi="Cambria Math" w:cs="Times New Roman"/>
                        <w:sz w:val="24"/>
                        <w:szCs w:val="24"/>
                        <w:lang w:val="da-DK"/>
                      </w:rPr>
                      <m:t xml:space="preserve"> </m:t>
                    </m:r>
                    <m:f>
                      <m:fPr>
                        <m:ctrlPr>
                          <w:rPr>
                            <w:rFonts w:ascii="Cambria Math" w:eastAsiaTheme="minorEastAsia" w:hAnsi="Cambria Math" w:cs="Times New Roman"/>
                            <w:sz w:val="24"/>
                            <w:szCs w:val="24"/>
                            <w:lang w:val="da-DK"/>
                          </w:rPr>
                        </m:ctrlPr>
                      </m:fPr>
                      <m:num>
                        <m:nary>
                          <m:naryPr>
                            <m:limLoc m:val="subSup"/>
                            <m:ctrlPr>
                              <w:rPr>
                                <w:rFonts w:ascii="Cambria Math" w:eastAsiaTheme="minorEastAsia" w:hAnsi="Cambria Math" w:cs="Times New Roman"/>
                                <w:i/>
                                <w:sz w:val="24"/>
                                <w:szCs w:val="24"/>
                                <w:lang w:val="da-DK"/>
                              </w:rPr>
                            </m:ctrlPr>
                          </m:naryPr>
                          <m:sub>
                            <m:r>
                              <w:rPr>
                                <w:rFonts w:ascii="Cambria Math" w:eastAsiaTheme="minorEastAsia" w:hAnsi="Cambria Math" w:cs="Times New Roman"/>
                                <w:sz w:val="24"/>
                                <w:szCs w:val="24"/>
                                <w:lang w:val="da-DK"/>
                              </w:rPr>
                              <m:t>x</m:t>
                            </m:r>
                          </m:sub>
                          <m:sup>
                            <m:r>
                              <w:rPr>
                                <w:rFonts w:ascii="Cambria Math" w:eastAsiaTheme="minorEastAsia" w:hAnsi="Cambria Math" w:cs="Times New Roman"/>
                                <w:sz w:val="24"/>
                                <w:szCs w:val="24"/>
                                <w:lang w:val="da-DK"/>
                              </w:rPr>
                              <m:t>∞</m:t>
                            </m:r>
                          </m:sup>
                          <m:e>
                            <m:r>
                              <m:rPr>
                                <m:scr m:val="script"/>
                              </m:rPr>
                              <w:rPr>
                                <w:rFonts w:ascii="Cambria Math" w:eastAsiaTheme="minorEastAsia" w:hAnsi="Cambria Math" w:cs="Times New Roman"/>
                                <w:sz w:val="24"/>
                                <w:szCs w:val="24"/>
                                <w:lang w:val="da-DK"/>
                              </w:rPr>
                              <m:t>l</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a</m:t>
                                </m:r>
                              </m:e>
                            </m:d>
                            <m:r>
                              <w:rPr>
                                <w:rFonts w:ascii="Cambria Math" w:eastAsiaTheme="minorEastAsia" w:hAnsi="Cambria Math" w:cs="Times New Roman"/>
                                <w:sz w:val="24"/>
                                <w:szCs w:val="24"/>
                                <w:lang w:val="da-DK"/>
                              </w:rPr>
                              <m:t xml:space="preserve"> </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a-</m:t>
                                </m:r>
                                <m:sSub>
                                  <m:sSubPr>
                                    <m:ctrlPr>
                                      <w:rPr>
                                        <w:rFonts w:ascii="Cambria Math" w:eastAsiaTheme="minorEastAsia" w:hAnsi="Cambria Math" w:cs="Times New Roman"/>
                                        <w:i/>
                                        <w:sz w:val="24"/>
                                        <w:szCs w:val="24"/>
                                        <w:lang w:val="da-DK"/>
                                      </w:rPr>
                                    </m:ctrlPr>
                                  </m:sSubPr>
                                  <m:e>
                                    <m:r>
                                      <w:rPr>
                                        <w:rFonts w:ascii="Cambria Math" w:eastAsiaTheme="minorEastAsia" w:hAnsi="Cambria Math" w:cs="Times New Roman"/>
                                        <w:sz w:val="24"/>
                                        <w:szCs w:val="24"/>
                                        <w:lang w:val="da-DK"/>
                                      </w:rPr>
                                      <m:t>e</m:t>
                                    </m:r>
                                  </m:e>
                                  <m:sub>
                                    <m:r>
                                      <w:rPr>
                                        <w:rFonts w:ascii="Cambria Math" w:eastAsiaTheme="minorEastAsia" w:hAnsi="Cambria Math" w:cs="Times New Roman"/>
                                        <w:sz w:val="24"/>
                                        <w:szCs w:val="24"/>
                                        <w:lang w:val="da-DK"/>
                                      </w:rPr>
                                      <m:t>o</m:t>
                                    </m:r>
                                  </m:sub>
                                </m:sSub>
                              </m:e>
                            </m:d>
                            <m:r>
                              <m:rPr>
                                <m:sty m:val="p"/>
                              </m:rPr>
                              <w:rPr>
                                <w:rFonts w:ascii="Cambria Math" w:eastAsiaTheme="minorEastAsia" w:hAnsi="Cambria Math" w:cs="Times New Roman"/>
                                <w:sz w:val="24"/>
                                <w:szCs w:val="24"/>
                                <w:lang w:val="da-DK"/>
                              </w:rPr>
                              <m:t xml:space="preserve"> d</m:t>
                            </m:r>
                            <m:r>
                              <w:rPr>
                                <w:rFonts w:ascii="Cambria Math" w:eastAsiaTheme="minorEastAsia" w:hAnsi="Cambria Math" w:cs="Times New Roman"/>
                                <w:sz w:val="24"/>
                                <w:szCs w:val="24"/>
                                <w:lang w:val="da-DK"/>
                              </w:rPr>
                              <m:t>a</m:t>
                            </m:r>
                          </m:e>
                        </m:nary>
                      </m:num>
                      <m:den>
                        <m:r>
                          <w:rPr>
                            <w:rFonts w:ascii="Cambria Math" w:eastAsiaTheme="minorEastAsia" w:hAnsi="Cambria Math" w:cs="Times New Roman"/>
                            <w:sz w:val="24"/>
                            <w:szCs w:val="24"/>
                            <w:lang w:val="da-DK"/>
                          </w:rPr>
                          <m:t>σe</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x</m:t>
                            </m:r>
                          </m:e>
                        </m:d>
                        <m:r>
                          <m:rPr>
                            <m:scr m:val="script"/>
                          </m:rPr>
                          <w:rPr>
                            <w:rFonts w:ascii="Cambria Math" w:eastAsiaTheme="minorEastAsia" w:hAnsi="Cambria Math" w:cs="Times New Roman"/>
                            <w:sz w:val="24"/>
                            <w:szCs w:val="24"/>
                            <w:lang w:val="da-DK"/>
                          </w:rPr>
                          <m:t xml:space="preserve"> l(</m:t>
                        </m:r>
                        <m:r>
                          <w:rPr>
                            <w:rFonts w:ascii="Cambria Math" w:eastAsiaTheme="minorEastAsia" w:hAnsi="Cambria Math" w:cs="Times New Roman"/>
                            <w:sz w:val="24"/>
                            <w:szCs w:val="24"/>
                            <w:lang w:val="da-DK"/>
                          </w:rPr>
                          <m:t>x)</m:t>
                        </m:r>
                      </m:den>
                    </m:f>
                    <m:r>
                      <m:rPr>
                        <m:sty m:val="p"/>
                      </m:rPr>
                      <w:rPr>
                        <w:rFonts w:ascii="Cambria Math" w:eastAsiaTheme="minorEastAsia" w:hAnsi="Cambria Math" w:cs="Times New Roman"/>
                        <w:sz w:val="24"/>
                        <w:szCs w:val="24"/>
                        <w:lang w:val="da-DK"/>
                      </w:rPr>
                      <m:t xml:space="preserve"> d</m:t>
                    </m:r>
                    <m:r>
                      <w:rPr>
                        <w:rFonts w:ascii="Cambria Math" w:eastAsiaTheme="minorEastAsia" w:hAnsi="Cambria Math" w:cs="Times New Roman"/>
                        <w:sz w:val="24"/>
                        <w:szCs w:val="24"/>
                        <w:lang w:val="da-DK"/>
                      </w:rPr>
                      <m:t>x</m:t>
                    </m:r>
                  </m:e>
                </m:nary>
              </m:oMath>
            </m:oMathPara>
          </w:p>
          <w:p w14:paraId="3A2EC1A8" w14:textId="77777777" w:rsidR="00C82BCC" w:rsidRPr="00E0424F" w:rsidRDefault="00C82BCC" w:rsidP="00FB7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heme="minorEastAsia" w:hAnsi="Times New Roman" w:cs="Times New Roman"/>
                <w:i/>
                <w:sz w:val="24"/>
                <w:szCs w:val="24"/>
                <w:lang w:val="da-DK"/>
              </w:rPr>
            </w:pPr>
            <m:oMathPara>
              <m:oMath>
                <m:r>
                  <w:rPr>
                    <w:rFonts w:ascii="Cambria Math" w:eastAsiaTheme="minorEastAsia" w:hAnsi="Cambria Math" w:cs="Times New Roman"/>
                    <w:sz w:val="24"/>
                    <w:szCs w:val="24"/>
                    <w:lang w:val="da-DK"/>
                  </w:rPr>
                  <m:t>=</m:t>
                </m:r>
                <m:nary>
                  <m:naryPr>
                    <m:limLoc m:val="subSup"/>
                    <m:ctrlPr>
                      <w:rPr>
                        <w:rFonts w:ascii="Cambria Math" w:eastAsiaTheme="minorEastAsia" w:hAnsi="Cambria Math" w:cs="Times New Roman"/>
                        <w:i/>
                        <w:sz w:val="24"/>
                        <w:szCs w:val="24"/>
                        <w:lang w:val="da-DK"/>
                      </w:rPr>
                    </m:ctrlPr>
                  </m:naryPr>
                  <m:sub>
                    <m:r>
                      <w:rPr>
                        <w:rFonts w:ascii="Cambria Math" w:eastAsiaTheme="minorEastAsia" w:hAnsi="Cambria Math" w:cs="Times New Roman"/>
                        <w:sz w:val="24"/>
                        <w:szCs w:val="24"/>
                        <w:lang w:val="da-DK"/>
                      </w:rPr>
                      <m:t>0</m:t>
                    </m:r>
                  </m:sub>
                  <m:sup>
                    <m:r>
                      <w:rPr>
                        <w:rFonts w:ascii="Cambria Math" w:eastAsiaTheme="minorEastAsia" w:hAnsi="Cambria Math" w:cs="Times New Roman"/>
                        <w:sz w:val="24"/>
                        <w:szCs w:val="24"/>
                        <w:lang w:val="da-DK"/>
                      </w:rPr>
                      <m:t>∞</m:t>
                    </m:r>
                  </m:sup>
                  <m:e>
                    <m:r>
                      <w:rPr>
                        <w:rFonts w:ascii="Cambria Math" w:eastAsiaTheme="minorEastAsia" w:hAnsi="Cambria Math" w:cs="Times New Roman"/>
                        <w:sz w:val="24"/>
                        <w:szCs w:val="24"/>
                        <w:lang w:val="da-DK"/>
                      </w:rPr>
                      <m:t>ρ</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x</m:t>
                        </m:r>
                      </m:e>
                    </m:d>
                    <m:r>
                      <w:rPr>
                        <w:rFonts w:ascii="Cambria Math" w:eastAsiaTheme="minorEastAsia" w:hAnsi="Cambria Math" w:cs="Times New Roman"/>
                        <w:sz w:val="24"/>
                        <w:szCs w:val="24"/>
                        <w:lang w:val="da-DK"/>
                      </w:rPr>
                      <m:t xml:space="preserve"> w</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x</m:t>
                        </m:r>
                      </m:e>
                    </m:d>
                    <m:r>
                      <m:rPr>
                        <m:sty m:val="p"/>
                      </m:rPr>
                      <w:rPr>
                        <w:rFonts w:ascii="Cambria Math" w:eastAsiaTheme="minorEastAsia" w:hAnsi="Cambria Math" w:cs="Times New Roman"/>
                        <w:sz w:val="24"/>
                        <w:szCs w:val="24"/>
                        <w:lang w:val="da-DK"/>
                      </w:rPr>
                      <m:t xml:space="preserve"> </m:t>
                    </m:r>
                    <m:d>
                      <m:dPr>
                        <m:ctrlPr>
                          <w:rPr>
                            <w:rFonts w:ascii="Cambria Math" w:eastAsiaTheme="minorEastAsia" w:hAnsi="Cambria Math" w:cs="Times New Roman"/>
                            <w:i/>
                            <w:sz w:val="24"/>
                            <w:szCs w:val="24"/>
                            <w:lang w:val="da-DK"/>
                          </w:rPr>
                        </m:ctrlPr>
                      </m:dPr>
                      <m:e>
                        <m:f>
                          <m:fPr>
                            <m:ctrlPr>
                              <w:rPr>
                                <w:rFonts w:ascii="Cambria Math" w:eastAsiaTheme="minorEastAsia" w:hAnsi="Cambria Math" w:cs="Times New Roman"/>
                                <w:i/>
                                <w:sz w:val="24"/>
                                <w:szCs w:val="24"/>
                                <w:lang w:val="da-DK"/>
                              </w:rPr>
                            </m:ctrlPr>
                          </m:fPr>
                          <m:num>
                            <m:r>
                              <w:rPr>
                                <w:rFonts w:ascii="Cambria Math" w:eastAsiaTheme="minorEastAsia" w:hAnsi="Cambria Math" w:cs="Times New Roman"/>
                                <w:sz w:val="24"/>
                                <w:szCs w:val="24"/>
                                <w:lang w:val="da-DK"/>
                              </w:rPr>
                              <m:t>1</m:t>
                            </m:r>
                          </m:num>
                          <m:den>
                            <m:sSub>
                              <m:sSubPr>
                                <m:ctrlPr>
                                  <w:rPr>
                                    <w:rFonts w:ascii="Cambria Math" w:eastAsiaTheme="minorEastAsia" w:hAnsi="Cambria Math" w:cs="Times New Roman"/>
                                    <w:i/>
                                    <w:sz w:val="24"/>
                                    <w:szCs w:val="24"/>
                                    <w:lang w:val="da-DK"/>
                                  </w:rPr>
                                </m:ctrlPr>
                              </m:sSubPr>
                              <m:e>
                                <m:r>
                                  <w:rPr>
                                    <w:rFonts w:ascii="Cambria Math" w:eastAsiaTheme="minorEastAsia" w:hAnsi="Cambria Math" w:cs="Times New Roman"/>
                                    <w:sz w:val="24"/>
                                    <w:szCs w:val="24"/>
                                    <w:lang w:val="da-DK"/>
                                  </w:rPr>
                                  <m:t>e</m:t>
                                </m:r>
                              </m:e>
                              <m:sub>
                                <m:r>
                                  <w:rPr>
                                    <w:rFonts w:ascii="Cambria Math" w:eastAsiaTheme="minorEastAsia" w:hAnsi="Cambria Math" w:cs="Times New Roman"/>
                                    <w:sz w:val="24"/>
                                    <w:szCs w:val="24"/>
                                    <w:lang w:val="da-DK"/>
                                  </w:rPr>
                                  <m:t>o</m:t>
                                </m:r>
                              </m:sub>
                            </m:sSub>
                          </m:den>
                        </m:f>
                        <m:r>
                          <m:rPr>
                            <m:sty m:val="p"/>
                          </m:rPr>
                          <w:rPr>
                            <w:rFonts w:ascii="Cambria Math" w:eastAsiaTheme="minorEastAsia" w:hAnsi="Cambria Math" w:cs="Times New Roman"/>
                            <w:sz w:val="24"/>
                            <w:szCs w:val="24"/>
                            <w:lang w:val="da-DK"/>
                          </w:rPr>
                          <m:t>-</m:t>
                        </m:r>
                        <m:f>
                          <m:fPr>
                            <m:ctrlPr>
                              <w:rPr>
                                <w:rFonts w:ascii="Cambria Math" w:eastAsiaTheme="minorEastAsia" w:hAnsi="Cambria Math" w:cs="Times New Roman"/>
                                <w:i/>
                                <w:sz w:val="24"/>
                                <w:szCs w:val="24"/>
                                <w:lang w:val="da-DK"/>
                              </w:rPr>
                            </m:ctrlPr>
                          </m:fPr>
                          <m:num>
                            <m:r>
                              <w:rPr>
                                <w:rFonts w:ascii="Cambria Math" w:eastAsiaTheme="minorEastAsia" w:hAnsi="Cambria Math" w:cs="Times New Roman"/>
                                <w:sz w:val="24"/>
                                <w:szCs w:val="24"/>
                                <w:lang w:val="da-DK"/>
                              </w:rPr>
                              <m:t>1</m:t>
                            </m:r>
                          </m:num>
                          <m:den>
                            <m:sSup>
                              <m:sSupPr>
                                <m:ctrlPr>
                                  <w:rPr>
                                    <w:rFonts w:ascii="Cambria Math" w:eastAsiaTheme="minorEastAsia" w:hAnsi="Cambria Math" w:cs="Times New Roman"/>
                                    <w:i/>
                                    <w:sz w:val="24"/>
                                    <w:szCs w:val="24"/>
                                    <w:lang w:val="da-DK"/>
                                  </w:rPr>
                                </m:ctrlPr>
                              </m:sSupPr>
                              <m:e>
                                <m:r>
                                  <w:rPr>
                                    <w:rFonts w:ascii="Cambria Math" w:eastAsiaTheme="minorEastAsia" w:hAnsi="Cambria Math" w:cs="Times New Roman"/>
                                    <w:sz w:val="24"/>
                                    <w:szCs w:val="24"/>
                                    <w:lang w:val="da-DK"/>
                                  </w:rPr>
                                  <m:t>σ</m:t>
                                </m:r>
                              </m:e>
                              <m:sup>
                                <m:r>
                                  <w:rPr>
                                    <w:rFonts w:ascii="Cambria Math" w:eastAsiaTheme="minorEastAsia" w:hAnsi="Cambria Math" w:cs="Times New Roman"/>
                                    <w:sz w:val="24"/>
                                    <w:szCs w:val="24"/>
                                    <w:lang w:val="da-DK"/>
                                  </w:rPr>
                                  <m:t>2</m:t>
                                </m:r>
                              </m:sup>
                            </m:sSup>
                          </m:den>
                        </m:f>
                        <m:nary>
                          <m:naryPr>
                            <m:limLoc m:val="subSup"/>
                            <m:ctrlPr>
                              <w:rPr>
                                <w:rFonts w:ascii="Cambria Math" w:eastAsiaTheme="minorEastAsia" w:hAnsi="Cambria Math" w:cs="Times New Roman"/>
                                <w:sz w:val="24"/>
                                <w:szCs w:val="24"/>
                                <w:lang w:val="da-DK"/>
                              </w:rPr>
                            </m:ctrlPr>
                          </m:naryPr>
                          <m:sub>
                            <m:r>
                              <w:rPr>
                                <w:rFonts w:ascii="Cambria Math" w:eastAsiaTheme="minorEastAsia" w:hAnsi="Cambria Math" w:cs="Times New Roman"/>
                                <w:sz w:val="24"/>
                                <w:szCs w:val="24"/>
                                <w:lang w:val="da-DK"/>
                              </w:rPr>
                              <m:t>x</m:t>
                            </m:r>
                          </m:sub>
                          <m:sup>
                            <m:r>
                              <w:rPr>
                                <w:rFonts w:ascii="Cambria Math" w:eastAsiaTheme="minorEastAsia" w:hAnsi="Cambria Math" w:cs="Times New Roman"/>
                                <w:sz w:val="24"/>
                                <w:szCs w:val="24"/>
                                <w:lang w:val="da-DK"/>
                              </w:rPr>
                              <m:t>∞</m:t>
                            </m:r>
                          </m:sup>
                          <m:e>
                            <m:r>
                              <m:rPr>
                                <m:sty m:val="p"/>
                              </m:rPr>
                              <w:rPr>
                                <w:rFonts w:ascii="Cambria Math" w:eastAsiaTheme="minorEastAsia" w:hAnsi="Cambria Math" w:cs="Times New Roman"/>
                                <w:sz w:val="24"/>
                                <w:szCs w:val="24"/>
                                <w:lang w:val="da-DK"/>
                              </w:rPr>
                              <m:t xml:space="preserve"> </m:t>
                            </m:r>
                            <m:f>
                              <m:fPr>
                                <m:ctrlPr>
                                  <w:rPr>
                                    <w:rFonts w:ascii="Cambria Math" w:eastAsiaTheme="minorEastAsia" w:hAnsi="Cambria Math" w:cs="Times New Roman"/>
                                    <w:sz w:val="24"/>
                                    <w:szCs w:val="24"/>
                                    <w:lang w:val="da-DK"/>
                                  </w:rPr>
                                </m:ctrlPr>
                              </m:fPr>
                              <m:num>
                                <m:nary>
                                  <m:naryPr>
                                    <m:limLoc m:val="subSup"/>
                                    <m:ctrlPr>
                                      <w:rPr>
                                        <w:rFonts w:ascii="Cambria Math" w:eastAsiaTheme="minorEastAsia" w:hAnsi="Cambria Math" w:cs="Times New Roman"/>
                                        <w:i/>
                                        <w:sz w:val="24"/>
                                        <w:szCs w:val="24"/>
                                        <w:lang w:val="da-DK"/>
                                      </w:rPr>
                                    </m:ctrlPr>
                                  </m:naryPr>
                                  <m:sub>
                                    <m:r>
                                      <w:rPr>
                                        <w:rFonts w:ascii="Cambria Math" w:eastAsiaTheme="minorEastAsia" w:hAnsi="Cambria Math" w:cs="Times New Roman"/>
                                        <w:sz w:val="24"/>
                                        <w:szCs w:val="24"/>
                                        <w:lang w:val="da-DK"/>
                                      </w:rPr>
                                      <m:t>x</m:t>
                                    </m:r>
                                  </m:sub>
                                  <m:sup>
                                    <m:r>
                                      <w:rPr>
                                        <w:rFonts w:ascii="Cambria Math" w:eastAsiaTheme="minorEastAsia" w:hAnsi="Cambria Math" w:cs="Times New Roman"/>
                                        <w:sz w:val="24"/>
                                        <w:szCs w:val="24"/>
                                        <w:lang w:val="da-DK"/>
                                      </w:rPr>
                                      <m:t>∞</m:t>
                                    </m:r>
                                  </m:sup>
                                  <m:e>
                                    <m:r>
                                      <m:rPr>
                                        <m:scr m:val="script"/>
                                      </m:rPr>
                                      <w:rPr>
                                        <w:rFonts w:ascii="Cambria Math" w:eastAsiaTheme="minorEastAsia" w:hAnsi="Cambria Math" w:cs="Times New Roman"/>
                                        <w:sz w:val="24"/>
                                        <w:szCs w:val="24"/>
                                        <w:lang w:val="da-DK"/>
                                      </w:rPr>
                                      <m:t>l</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a</m:t>
                                        </m:r>
                                      </m:e>
                                    </m:d>
                                    <m:r>
                                      <w:rPr>
                                        <w:rFonts w:ascii="Cambria Math" w:eastAsiaTheme="minorEastAsia" w:hAnsi="Cambria Math" w:cs="Times New Roman"/>
                                        <w:sz w:val="24"/>
                                        <w:szCs w:val="24"/>
                                        <w:lang w:val="da-DK"/>
                                      </w:rPr>
                                      <m:t xml:space="preserve"> </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a-</m:t>
                                        </m:r>
                                        <m:sSub>
                                          <m:sSubPr>
                                            <m:ctrlPr>
                                              <w:rPr>
                                                <w:rFonts w:ascii="Cambria Math" w:eastAsiaTheme="minorEastAsia" w:hAnsi="Cambria Math" w:cs="Times New Roman"/>
                                                <w:i/>
                                                <w:sz w:val="24"/>
                                                <w:szCs w:val="24"/>
                                                <w:lang w:val="da-DK"/>
                                              </w:rPr>
                                            </m:ctrlPr>
                                          </m:sSubPr>
                                          <m:e>
                                            <m:r>
                                              <w:rPr>
                                                <w:rFonts w:ascii="Cambria Math" w:eastAsiaTheme="minorEastAsia" w:hAnsi="Cambria Math" w:cs="Times New Roman"/>
                                                <w:sz w:val="24"/>
                                                <w:szCs w:val="24"/>
                                                <w:lang w:val="da-DK"/>
                                              </w:rPr>
                                              <m:t>e</m:t>
                                            </m:r>
                                          </m:e>
                                          <m:sub>
                                            <m:r>
                                              <w:rPr>
                                                <w:rFonts w:ascii="Cambria Math" w:eastAsiaTheme="minorEastAsia" w:hAnsi="Cambria Math" w:cs="Times New Roman"/>
                                                <w:sz w:val="24"/>
                                                <w:szCs w:val="24"/>
                                                <w:lang w:val="da-DK"/>
                                              </w:rPr>
                                              <m:t>o</m:t>
                                            </m:r>
                                          </m:sub>
                                        </m:sSub>
                                      </m:e>
                                    </m:d>
                                    <m:r>
                                      <m:rPr>
                                        <m:sty m:val="p"/>
                                      </m:rPr>
                                      <w:rPr>
                                        <w:rFonts w:ascii="Cambria Math" w:eastAsiaTheme="minorEastAsia" w:hAnsi="Cambria Math" w:cs="Times New Roman"/>
                                        <w:sz w:val="24"/>
                                        <w:szCs w:val="24"/>
                                        <w:lang w:val="da-DK"/>
                                      </w:rPr>
                                      <m:t xml:space="preserve"> d</m:t>
                                    </m:r>
                                    <m:r>
                                      <w:rPr>
                                        <w:rFonts w:ascii="Cambria Math" w:eastAsiaTheme="minorEastAsia" w:hAnsi="Cambria Math" w:cs="Times New Roman"/>
                                        <w:sz w:val="24"/>
                                        <w:szCs w:val="24"/>
                                        <w:lang w:val="da-DK"/>
                                      </w:rPr>
                                      <m:t>a</m:t>
                                    </m:r>
                                  </m:e>
                                </m:nary>
                              </m:num>
                              <m:den>
                                <m:nary>
                                  <m:naryPr>
                                    <m:limLoc m:val="subSup"/>
                                    <m:ctrlPr>
                                      <w:rPr>
                                        <w:rFonts w:ascii="Cambria Math" w:eastAsiaTheme="minorEastAsia" w:hAnsi="Cambria Math" w:cs="Times New Roman"/>
                                        <w:i/>
                                        <w:sz w:val="24"/>
                                        <w:szCs w:val="24"/>
                                        <w:lang w:val="da-DK"/>
                                      </w:rPr>
                                    </m:ctrlPr>
                                  </m:naryPr>
                                  <m:sub>
                                    <m:r>
                                      <w:rPr>
                                        <w:rFonts w:ascii="Cambria Math" w:eastAsiaTheme="minorEastAsia" w:hAnsi="Cambria Math" w:cs="Times New Roman"/>
                                        <w:sz w:val="24"/>
                                        <w:szCs w:val="24"/>
                                        <w:lang w:val="da-DK"/>
                                      </w:rPr>
                                      <m:t>x</m:t>
                                    </m:r>
                                  </m:sub>
                                  <m:sup>
                                    <m:r>
                                      <w:rPr>
                                        <w:rFonts w:ascii="Cambria Math" w:eastAsiaTheme="minorEastAsia" w:hAnsi="Cambria Math" w:cs="Times New Roman"/>
                                        <w:sz w:val="24"/>
                                        <w:szCs w:val="24"/>
                                        <w:lang w:val="da-DK"/>
                                      </w:rPr>
                                      <m:t>∞</m:t>
                                    </m:r>
                                  </m:sup>
                                  <m:e>
                                    <m:r>
                                      <m:rPr>
                                        <m:scr m:val="script"/>
                                      </m:rPr>
                                      <w:rPr>
                                        <w:rFonts w:ascii="Cambria Math" w:eastAsiaTheme="minorEastAsia" w:hAnsi="Cambria Math" w:cs="Times New Roman"/>
                                        <w:sz w:val="24"/>
                                        <w:szCs w:val="24"/>
                                        <w:lang w:val="da-DK"/>
                                      </w:rPr>
                                      <m:t>l</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a</m:t>
                                        </m:r>
                                      </m:e>
                                    </m:d>
                                    <m:r>
                                      <m:rPr>
                                        <m:sty m:val="p"/>
                                      </m:rPr>
                                      <w:rPr>
                                        <w:rFonts w:ascii="Cambria Math" w:eastAsiaTheme="minorEastAsia" w:hAnsi="Cambria Math" w:cs="Times New Roman"/>
                                        <w:sz w:val="24"/>
                                        <w:szCs w:val="24"/>
                                        <w:lang w:val="da-DK"/>
                                      </w:rPr>
                                      <m:t xml:space="preserve"> d</m:t>
                                    </m:r>
                                    <m:r>
                                      <w:rPr>
                                        <w:rFonts w:ascii="Cambria Math" w:eastAsiaTheme="minorEastAsia" w:hAnsi="Cambria Math" w:cs="Times New Roman"/>
                                        <w:sz w:val="24"/>
                                        <w:szCs w:val="24"/>
                                        <w:lang w:val="da-DK"/>
                                      </w:rPr>
                                      <m:t>a</m:t>
                                    </m:r>
                                  </m:e>
                                </m:nary>
                              </m:den>
                            </m:f>
                          </m:e>
                        </m:nary>
                      </m:e>
                    </m:d>
                    <m:r>
                      <m:rPr>
                        <m:sty m:val="p"/>
                      </m:rPr>
                      <w:rPr>
                        <w:rFonts w:ascii="Cambria Math" w:eastAsiaTheme="minorEastAsia" w:hAnsi="Cambria Math" w:cs="Times New Roman"/>
                        <w:sz w:val="24"/>
                        <w:szCs w:val="24"/>
                        <w:lang w:val="da-DK"/>
                      </w:rPr>
                      <m:t xml:space="preserve"> d</m:t>
                    </m:r>
                    <m:r>
                      <w:rPr>
                        <w:rFonts w:ascii="Cambria Math" w:eastAsiaTheme="minorEastAsia" w:hAnsi="Cambria Math" w:cs="Times New Roman"/>
                        <w:sz w:val="24"/>
                        <w:szCs w:val="24"/>
                        <w:lang w:val="da-DK"/>
                      </w:rPr>
                      <m:t>x</m:t>
                    </m:r>
                  </m:e>
                </m:nary>
              </m:oMath>
            </m:oMathPara>
          </w:p>
          <w:p w14:paraId="2EC8272B" w14:textId="77777777" w:rsidR="00C82BCC" w:rsidRPr="00E0424F" w:rsidRDefault="00C82BCC" w:rsidP="00FB7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heme="minorEastAsia" w:hAnsi="Times New Roman" w:cs="Times New Roman"/>
                <w:i/>
                <w:sz w:val="24"/>
                <w:szCs w:val="24"/>
                <w:lang w:val="da-DK"/>
              </w:rPr>
            </w:pPr>
            <m:oMathPara>
              <m:oMath>
                <m:r>
                  <w:rPr>
                    <w:rFonts w:ascii="Cambria Math" w:eastAsiaTheme="minorEastAsia" w:hAnsi="Cambria Math" w:cs="Times New Roman"/>
                    <w:sz w:val="24"/>
                    <w:szCs w:val="24"/>
                    <w:lang w:val="da-DK"/>
                  </w:rPr>
                  <m:t>=</m:t>
                </m:r>
                <m:nary>
                  <m:naryPr>
                    <m:limLoc m:val="subSup"/>
                    <m:ctrlPr>
                      <w:rPr>
                        <w:rFonts w:ascii="Cambria Math" w:eastAsiaTheme="minorEastAsia" w:hAnsi="Cambria Math" w:cs="Times New Roman"/>
                        <w:i/>
                        <w:sz w:val="24"/>
                        <w:szCs w:val="24"/>
                        <w:lang w:val="da-DK"/>
                      </w:rPr>
                    </m:ctrlPr>
                  </m:naryPr>
                  <m:sub>
                    <m:r>
                      <w:rPr>
                        <w:rFonts w:ascii="Cambria Math" w:eastAsiaTheme="minorEastAsia" w:hAnsi="Cambria Math" w:cs="Times New Roman"/>
                        <w:sz w:val="24"/>
                        <w:szCs w:val="24"/>
                        <w:lang w:val="da-DK"/>
                      </w:rPr>
                      <m:t>0</m:t>
                    </m:r>
                  </m:sub>
                  <m:sup>
                    <m:r>
                      <w:rPr>
                        <w:rFonts w:ascii="Cambria Math" w:eastAsiaTheme="minorEastAsia" w:hAnsi="Cambria Math" w:cs="Times New Roman"/>
                        <w:sz w:val="24"/>
                        <w:szCs w:val="24"/>
                        <w:lang w:val="da-DK"/>
                      </w:rPr>
                      <m:t>∞</m:t>
                    </m:r>
                  </m:sup>
                  <m:e>
                    <m:r>
                      <w:rPr>
                        <w:rFonts w:ascii="Cambria Math" w:eastAsiaTheme="minorEastAsia" w:hAnsi="Cambria Math" w:cs="Times New Roman"/>
                        <w:sz w:val="24"/>
                        <w:szCs w:val="24"/>
                        <w:lang w:val="da-DK"/>
                      </w:rPr>
                      <m:t>ρ</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x</m:t>
                        </m:r>
                      </m:e>
                    </m:d>
                    <m:r>
                      <w:rPr>
                        <w:rFonts w:ascii="Cambria Math" w:eastAsiaTheme="minorEastAsia" w:hAnsi="Cambria Math" w:cs="Times New Roman"/>
                        <w:sz w:val="24"/>
                        <w:szCs w:val="24"/>
                        <w:lang w:val="da-DK"/>
                      </w:rPr>
                      <m:t xml:space="preserve"> w</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x</m:t>
                        </m:r>
                      </m:e>
                    </m:d>
                    <m:r>
                      <m:rPr>
                        <m:sty m:val="p"/>
                      </m:rPr>
                      <w:rPr>
                        <w:rFonts w:ascii="Cambria Math" w:eastAsiaTheme="minorEastAsia" w:hAnsi="Cambria Math" w:cs="Times New Roman"/>
                        <w:sz w:val="24"/>
                        <w:szCs w:val="24"/>
                        <w:lang w:val="da-DK"/>
                      </w:rPr>
                      <m:t xml:space="preserve"> </m:t>
                    </m:r>
                    <m:d>
                      <m:dPr>
                        <m:ctrlPr>
                          <w:rPr>
                            <w:rFonts w:ascii="Cambria Math" w:eastAsiaTheme="minorEastAsia" w:hAnsi="Cambria Math" w:cs="Times New Roman"/>
                            <w:i/>
                            <w:sz w:val="24"/>
                            <w:szCs w:val="24"/>
                            <w:lang w:val="da-DK"/>
                          </w:rPr>
                        </m:ctrlPr>
                      </m:dPr>
                      <m:e>
                        <m:f>
                          <m:fPr>
                            <m:ctrlPr>
                              <w:rPr>
                                <w:rFonts w:ascii="Cambria Math" w:eastAsiaTheme="minorEastAsia" w:hAnsi="Cambria Math" w:cs="Times New Roman"/>
                                <w:i/>
                                <w:sz w:val="24"/>
                                <w:szCs w:val="24"/>
                                <w:lang w:val="da-DK"/>
                              </w:rPr>
                            </m:ctrlPr>
                          </m:fPr>
                          <m:num>
                            <m:r>
                              <w:rPr>
                                <w:rFonts w:ascii="Cambria Math" w:eastAsiaTheme="minorEastAsia" w:hAnsi="Cambria Math" w:cs="Times New Roman"/>
                                <w:sz w:val="24"/>
                                <w:szCs w:val="24"/>
                                <w:lang w:val="da-DK"/>
                              </w:rPr>
                              <m:t>1</m:t>
                            </m:r>
                          </m:num>
                          <m:den>
                            <m:sSub>
                              <m:sSubPr>
                                <m:ctrlPr>
                                  <w:rPr>
                                    <w:rFonts w:ascii="Cambria Math" w:eastAsiaTheme="minorEastAsia" w:hAnsi="Cambria Math" w:cs="Times New Roman"/>
                                    <w:i/>
                                    <w:sz w:val="24"/>
                                    <w:szCs w:val="24"/>
                                    <w:lang w:val="da-DK"/>
                                  </w:rPr>
                                </m:ctrlPr>
                              </m:sSubPr>
                              <m:e>
                                <m:r>
                                  <w:rPr>
                                    <w:rFonts w:ascii="Cambria Math" w:eastAsiaTheme="minorEastAsia" w:hAnsi="Cambria Math" w:cs="Times New Roman"/>
                                    <w:sz w:val="24"/>
                                    <w:szCs w:val="24"/>
                                    <w:lang w:val="da-DK"/>
                                  </w:rPr>
                                  <m:t>e</m:t>
                                </m:r>
                              </m:e>
                              <m:sub>
                                <m:r>
                                  <w:rPr>
                                    <w:rFonts w:ascii="Cambria Math" w:eastAsiaTheme="minorEastAsia" w:hAnsi="Cambria Math" w:cs="Times New Roman"/>
                                    <w:sz w:val="24"/>
                                    <w:szCs w:val="24"/>
                                    <w:lang w:val="da-DK"/>
                                  </w:rPr>
                                  <m:t>o</m:t>
                                </m:r>
                              </m:sub>
                            </m:sSub>
                          </m:den>
                        </m:f>
                        <m:r>
                          <m:rPr>
                            <m:sty m:val="p"/>
                          </m:rPr>
                          <w:rPr>
                            <w:rFonts w:ascii="Cambria Math" w:eastAsiaTheme="minorEastAsia" w:hAnsi="Cambria Math" w:cs="Times New Roman"/>
                            <w:sz w:val="24"/>
                            <w:szCs w:val="24"/>
                            <w:lang w:val="da-DK"/>
                          </w:rPr>
                          <m:t>-</m:t>
                        </m:r>
                        <m:f>
                          <m:fPr>
                            <m:ctrlPr>
                              <w:rPr>
                                <w:rFonts w:ascii="Cambria Math" w:eastAsiaTheme="minorEastAsia" w:hAnsi="Cambria Math" w:cs="Times New Roman"/>
                                <w:i/>
                                <w:sz w:val="24"/>
                                <w:szCs w:val="24"/>
                                <w:lang w:val="da-DK"/>
                              </w:rPr>
                            </m:ctrlPr>
                          </m:fPr>
                          <m:num>
                            <m:r>
                              <w:rPr>
                                <w:rFonts w:ascii="Cambria Math" w:eastAsiaTheme="minorEastAsia" w:hAnsi="Cambria Math" w:cs="Times New Roman"/>
                                <w:sz w:val="24"/>
                                <w:szCs w:val="24"/>
                                <w:lang w:val="da-DK"/>
                              </w:rPr>
                              <m:t>1</m:t>
                            </m:r>
                          </m:num>
                          <m:den>
                            <m:sSup>
                              <m:sSupPr>
                                <m:ctrlPr>
                                  <w:rPr>
                                    <w:rFonts w:ascii="Cambria Math" w:eastAsiaTheme="minorEastAsia" w:hAnsi="Cambria Math" w:cs="Times New Roman"/>
                                    <w:i/>
                                    <w:sz w:val="24"/>
                                    <w:szCs w:val="24"/>
                                    <w:lang w:val="da-DK"/>
                                  </w:rPr>
                                </m:ctrlPr>
                              </m:sSupPr>
                              <m:e>
                                <m:r>
                                  <w:rPr>
                                    <w:rFonts w:ascii="Cambria Math" w:eastAsiaTheme="minorEastAsia" w:hAnsi="Cambria Math" w:cs="Times New Roman"/>
                                    <w:sz w:val="24"/>
                                    <w:szCs w:val="24"/>
                                    <w:lang w:val="da-DK"/>
                                  </w:rPr>
                                  <m:t>σ</m:t>
                                </m:r>
                              </m:e>
                              <m:sup>
                                <m:r>
                                  <w:rPr>
                                    <w:rFonts w:ascii="Cambria Math" w:eastAsiaTheme="minorEastAsia" w:hAnsi="Cambria Math" w:cs="Times New Roman"/>
                                    <w:sz w:val="24"/>
                                    <w:szCs w:val="24"/>
                                    <w:lang w:val="da-DK"/>
                                  </w:rPr>
                                  <m:t>2</m:t>
                                </m:r>
                              </m:sup>
                            </m:sSup>
                          </m:den>
                        </m:f>
                        <m:r>
                          <w:rPr>
                            <w:rFonts w:ascii="Cambria Math" w:eastAsiaTheme="minorEastAsia" w:hAnsi="Cambria Math" w:cs="Times New Roman"/>
                            <w:sz w:val="24"/>
                            <w:szCs w:val="24"/>
                            <w:lang w:val="da-DK"/>
                          </w:rPr>
                          <m:t>C(x)</m:t>
                        </m:r>
                      </m:e>
                    </m:d>
                    <m:r>
                      <m:rPr>
                        <m:sty m:val="p"/>
                      </m:rPr>
                      <w:rPr>
                        <w:rFonts w:ascii="Cambria Math" w:eastAsiaTheme="minorEastAsia" w:hAnsi="Cambria Math" w:cs="Times New Roman"/>
                        <w:sz w:val="24"/>
                        <w:szCs w:val="24"/>
                        <w:lang w:val="da-DK"/>
                      </w:rPr>
                      <m:t xml:space="preserve"> d</m:t>
                    </m:r>
                    <m:r>
                      <w:rPr>
                        <w:rFonts w:ascii="Cambria Math" w:eastAsiaTheme="minorEastAsia" w:hAnsi="Cambria Math" w:cs="Times New Roman"/>
                        <w:sz w:val="24"/>
                        <w:szCs w:val="24"/>
                        <w:lang w:val="da-DK"/>
                      </w:rPr>
                      <m:t>x</m:t>
                    </m:r>
                  </m:e>
                </m:nary>
              </m:oMath>
            </m:oMathPara>
          </w:p>
          <w:p w14:paraId="4F936DFE" w14:textId="77777777" w:rsidR="00C82BCC" w:rsidRPr="00E0424F" w:rsidRDefault="00C82BCC" w:rsidP="00FB7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heme="minorEastAsia" w:hAnsi="Times New Roman" w:cs="Times New Roman"/>
                <w:i/>
                <w:sz w:val="24"/>
                <w:szCs w:val="24"/>
                <w:lang w:val="da-DK"/>
              </w:rPr>
            </w:pPr>
            <m:oMathPara>
              <m:oMath>
                <m:r>
                  <w:rPr>
                    <w:rFonts w:ascii="Cambria Math" w:eastAsiaTheme="minorEastAsia" w:hAnsi="Cambria Math" w:cs="Times New Roman"/>
                    <w:sz w:val="24"/>
                    <w:szCs w:val="24"/>
                    <w:lang w:val="da-DK"/>
                  </w:rPr>
                  <m:t>=</m:t>
                </m:r>
                <m:nary>
                  <m:naryPr>
                    <m:limLoc m:val="subSup"/>
                    <m:ctrlPr>
                      <w:rPr>
                        <w:rFonts w:ascii="Cambria Math" w:eastAsiaTheme="minorEastAsia" w:hAnsi="Cambria Math" w:cs="Times New Roman"/>
                        <w:i/>
                        <w:sz w:val="24"/>
                        <w:szCs w:val="24"/>
                        <w:lang w:val="da-DK"/>
                      </w:rPr>
                    </m:ctrlPr>
                  </m:naryPr>
                  <m:sub>
                    <m:r>
                      <w:rPr>
                        <w:rFonts w:ascii="Cambria Math" w:eastAsiaTheme="minorEastAsia" w:hAnsi="Cambria Math" w:cs="Times New Roman"/>
                        <w:sz w:val="24"/>
                        <w:szCs w:val="24"/>
                        <w:lang w:val="da-DK"/>
                      </w:rPr>
                      <m:t>0</m:t>
                    </m:r>
                  </m:sub>
                  <m:sup>
                    <m:r>
                      <w:rPr>
                        <w:rFonts w:ascii="Cambria Math" w:eastAsiaTheme="minorEastAsia" w:hAnsi="Cambria Math" w:cs="Times New Roman"/>
                        <w:sz w:val="24"/>
                        <w:szCs w:val="24"/>
                        <w:lang w:val="da-DK"/>
                      </w:rPr>
                      <m:t>∞</m:t>
                    </m:r>
                  </m:sup>
                  <m:e>
                    <m:r>
                      <w:rPr>
                        <w:rFonts w:ascii="Cambria Math" w:eastAsiaTheme="minorEastAsia" w:hAnsi="Cambria Math" w:cs="Times New Roman"/>
                        <w:sz w:val="24"/>
                        <w:szCs w:val="24"/>
                        <w:lang w:val="da-DK"/>
                      </w:rPr>
                      <m:t>ρ</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x</m:t>
                        </m:r>
                      </m:e>
                    </m:d>
                    <m:r>
                      <w:rPr>
                        <w:rFonts w:ascii="Cambria Math" w:eastAsiaTheme="minorEastAsia" w:hAnsi="Cambria Math" w:cs="Times New Roman"/>
                        <w:sz w:val="24"/>
                        <w:szCs w:val="24"/>
                        <w:lang w:val="da-DK"/>
                      </w:rPr>
                      <m:t xml:space="preserve"> w</m:t>
                    </m:r>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x</m:t>
                        </m:r>
                      </m:e>
                    </m:d>
                    <m:r>
                      <m:rPr>
                        <m:sty m:val="p"/>
                      </m:rPr>
                      <w:rPr>
                        <w:rFonts w:ascii="Cambria Math" w:eastAsiaTheme="minorEastAsia" w:hAnsi="Cambria Math" w:cs="Times New Roman"/>
                        <w:sz w:val="24"/>
                        <w:szCs w:val="24"/>
                        <w:lang w:val="da-DK"/>
                      </w:rPr>
                      <m:t xml:space="preserve"> </m:t>
                    </m:r>
                    <m:sSub>
                      <m:sSubPr>
                        <m:ctrlPr>
                          <w:rPr>
                            <w:rFonts w:ascii="Cambria Math" w:eastAsiaTheme="minorEastAsia" w:hAnsi="Cambria Math" w:cs="Times New Roman"/>
                            <w:i/>
                            <w:sz w:val="24"/>
                            <w:szCs w:val="24"/>
                            <w:lang w:val="da-DK"/>
                          </w:rPr>
                        </m:ctrlPr>
                      </m:sSubPr>
                      <m:e>
                        <m:r>
                          <w:rPr>
                            <w:rFonts w:ascii="Cambria Math" w:eastAsiaTheme="minorEastAsia" w:hAnsi="Cambria Math" w:cs="Times New Roman"/>
                            <w:sz w:val="24"/>
                            <w:szCs w:val="24"/>
                            <w:lang w:val="da-DK"/>
                          </w:rPr>
                          <m:t>W</m:t>
                        </m:r>
                        <m:ctrlPr>
                          <w:rPr>
                            <w:rFonts w:ascii="Cambria Math" w:eastAsiaTheme="minorEastAsia" w:hAnsi="Cambria Math" w:cs="Times New Roman"/>
                            <w:sz w:val="24"/>
                            <w:szCs w:val="24"/>
                            <w:lang w:val="da-DK"/>
                          </w:rPr>
                        </m:ctrlPr>
                      </m:e>
                      <m:sub>
                        <m:r>
                          <w:rPr>
                            <w:rFonts w:ascii="Cambria Math" w:eastAsiaTheme="minorEastAsia" w:hAnsi="Cambria Math" w:cs="Times New Roman"/>
                            <w:sz w:val="24"/>
                            <w:szCs w:val="24"/>
                            <w:lang w:val="da-DK"/>
                          </w:rPr>
                          <m:t>C</m:t>
                        </m:r>
                      </m:sub>
                    </m:sSub>
                    <m:d>
                      <m:dPr>
                        <m:ctrlPr>
                          <w:rPr>
                            <w:rFonts w:ascii="Cambria Math" w:eastAsiaTheme="minorEastAsia" w:hAnsi="Cambria Math" w:cs="Times New Roman"/>
                            <w:i/>
                            <w:sz w:val="24"/>
                            <w:szCs w:val="24"/>
                            <w:lang w:val="da-DK"/>
                          </w:rPr>
                        </m:ctrlPr>
                      </m:dPr>
                      <m:e>
                        <m:r>
                          <w:rPr>
                            <w:rFonts w:ascii="Cambria Math" w:eastAsiaTheme="minorEastAsia" w:hAnsi="Cambria Math" w:cs="Times New Roman"/>
                            <w:sz w:val="24"/>
                            <w:szCs w:val="24"/>
                            <w:lang w:val="da-DK"/>
                          </w:rPr>
                          <m:t>x</m:t>
                        </m:r>
                      </m:e>
                    </m:d>
                    <m:r>
                      <m:rPr>
                        <m:sty m:val="p"/>
                      </m:rPr>
                      <w:rPr>
                        <w:rFonts w:ascii="Cambria Math" w:eastAsiaTheme="minorEastAsia" w:hAnsi="Cambria Math" w:cs="Times New Roman"/>
                        <w:sz w:val="24"/>
                        <w:szCs w:val="24"/>
                        <w:lang w:val="da-DK"/>
                      </w:rPr>
                      <m:t xml:space="preserve"> d</m:t>
                    </m:r>
                    <m:r>
                      <w:rPr>
                        <w:rFonts w:ascii="Cambria Math" w:eastAsiaTheme="minorEastAsia" w:hAnsi="Cambria Math" w:cs="Times New Roman"/>
                        <w:sz w:val="24"/>
                        <w:szCs w:val="24"/>
                        <w:lang w:val="da-DK"/>
                      </w:rPr>
                      <m:t>x.</m:t>
                    </m:r>
                  </m:e>
                </m:nary>
              </m:oMath>
            </m:oMathPara>
          </w:p>
        </w:tc>
        <w:tc>
          <w:tcPr>
            <w:tcW w:w="425" w:type="dxa"/>
            <w:vAlign w:val="center"/>
          </w:tcPr>
          <w:p w14:paraId="65EF8D27" w14:textId="77777777" w:rsidR="00C82BCC" w:rsidRPr="00E0424F" w:rsidRDefault="00C82BCC" w:rsidP="00FB792E">
            <w:pPr>
              <w:jc w:val="both"/>
              <w:rPr>
                <w:rFonts w:ascii="Times New Roman" w:hAnsi="Times New Roman" w:cs="Times New Roman"/>
                <w:sz w:val="24"/>
                <w:szCs w:val="24"/>
              </w:rPr>
            </w:pPr>
          </w:p>
        </w:tc>
      </w:tr>
    </w:tbl>
    <w:p w14:paraId="4F2D54FE" w14:textId="77777777" w:rsidR="00C82BCC" w:rsidRPr="00E0424F" w:rsidRDefault="00C82BCC" w:rsidP="00C82BCC">
      <w:pPr>
        <w:jc w:val="both"/>
        <w:rPr>
          <w:rFonts w:ascii="Times New Roman" w:eastAsiaTheme="minorEastAsia" w:hAnsi="Times New Roman" w:cs="Times New Roman"/>
          <w:sz w:val="24"/>
          <w:szCs w:val="24"/>
        </w:rPr>
      </w:pPr>
    </w:p>
    <w:p w14:paraId="19226E57" w14:textId="77777777" w:rsidR="00C82BCC" w:rsidRPr="00E0424F" w:rsidRDefault="00C82BCC" w:rsidP="00C82BCC">
      <w:pPr>
        <w:jc w:val="both"/>
        <w:rPr>
          <w:rFonts w:ascii="Times New Roman" w:eastAsiaTheme="minorEastAsia" w:hAnsi="Times New Roman" w:cs="Times New Roman"/>
          <w:sz w:val="24"/>
          <w:szCs w:val="24"/>
        </w:rPr>
      </w:pPr>
      <w:r w:rsidRPr="00E0424F">
        <w:rPr>
          <w:rFonts w:ascii="Times New Roman" w:eastAsiaTheme="minorEastAsia" w:hAnsi="Times New Roman" w:cs="Times New Roman"/>
          <w:sz w:val="24"/>
          <w:szCs w:val="24"/>
        </w:rPr>
        <w:t>Which proves Eq. B</w:t>
      </w:r>
      <w:r w:rsidR="00BF1F41" w:rsidRPr="00E0424F">
        <w:rPr>
          <w:rFonts w:ascii="Times New Roman" w:eastAsiaTheme="minorEastAsia" w:hAnsi="Times New Roman" w:cs="Times New Roman"/>
          <w:sz w:val="24"/>
          <w:szCs w:val="24"/>
        </w:rPr>
        <w:t>7</w:t>
      </w:r>
      <w:r w:rsidRPr="00E0424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oMath>
    </w:p>
    <w:p w14:paraId="58EFBFD1" w14:textId="77777777" w:rsidR="00C82BCC" w:rsidRPr="00E0424F" w:rsidRDefault="00C82BCC" w:rsidP="00C82BCC">
      <w:pPr>
        <w:jc w:val="both"/>
        <w:rPr>
          <w:rFonts w:ascii="Times New Roman" w:eastAsiaTheme="minorEastAsia" w:hAnsi="Times New Roman" w:cs="Times New Roman"/>
          <w:sz w:val="24"/>
          <w:szCs w:val="24"/>
        </w:rPr>
      </w:pPr>
    </w:p>
    <w:p w14:paraId="009EA852" w14:textId="77777777" w:rsidR="00C82BCC" w:rsidRPr="00E0424F" w:rsidRDefault="00C82BCC" w:rsidP="00E44614">
      <w:pPr>
        <w:jc w:val="both"/>
        <w:rPr>
          <w:rFonts w:ascii="Times New Roman" w:eastAsiaTheme="minorEastAsia" w:hAnsi="Times New Roman" w:cs="Times New Roman"/>
          <w:sz w:val="24"/>
          <w:szCs w:val="24"/>
        </w:rPr>
      </w:pPr>
    </w:p>
    <w:p w14:paraId="61ABFAC6" w14:textId="77777777" w:rsidR="00E44614" w:rsidRPr="00E0424F" w:rsidRDefault="00E44614" w:rsidP="005E39FC">
      <w:pPr>
        <w:jc w:val="both"/>
        <w:rPr>
          <w:rFonts w:ascii="Times New Roman" w:eastAsiaTheme="minorEastAsia" w:hAnsi="Times New Roman" w:cs="Times New Roman"/>
          <w:sz w:val="24"/>
          <w:szCs w:val="24"/>
        </w:rPr>
      </w:pPr>
    </w:p>
    <w:p w14:paraId="1DC0657C" w14:textId="77777777" w:rsidR="008C71C8" w:rsidRPr="00E0424F" w:rsidRDefault="008C71C8" w:rsidP="005E39FC">
      <w:pPr>
        <w:jc w:val="both"/>
        <w:rPr>
          <w:rFonts w:ascii="Times New Roman" w:eastAsiaTheme="minorEastAsia" w:hAnsi="Times New Roman" w:cs="Times New Roman"/>
          <w:sz w:val="24"/>
          <w:szCs w:val="24"/>
        </w:rPr>
      </w:pPr>
    </w:p>
    <w:p w14:paraId="79020608" w14:textId="77777777" w:rsidR="00B84E37" w:rsidRPr="00E0424F" w:rsidRDefault="00B84E37" w:rsidP="003B3BFD">
      <w:pPr>
        <w:spacing w:after="160" w:line="259" w:lineRule="auto"/>
        <w:rPr>
          <w:rFonts w:ascii="Times New Roman" w:hAnsi="Times New Roman" w:cs="Times New Roman"/>
          <w:b/>
          <w:sz w:val="24"/>
          <w:szCs w:val="24"/>
        </w:rPr>
      </w:pPr>
      <w:r w:rsidRPr="00E0424F">
        <w:rPr>
          <w:rFonts w:ascii="Times New Roman" w:hAnsi="Times New Roman" w:cs="Times New Roman"/>
          <w:b/>
          <w:sz w:val="24"/>
          <w:szCs w:val="24"/>
        </w:rPr>
        <w:br w:type="page"/>
      </w:r>
    </w:p>
    <w:p w14:paraId="5DAE65C1" w14:textId="77777777" w:rsidR="00B84E37" w:rsidRPr="00E0424F" w:rsidRDefault="00B84E37" w:rsidP="003B3BFD">
      <w:pPr>
        <w:spacing w:after="160" w:line="259" w:lineRule="auto"/>
        <w:rPr>
          <w:rFonts w:ascii="Times New Roman" w:hAnsi="Times New Roman" w:cs="Times New Roman"/>
          <w:b/>
          <w:sz w:val="24"/>
          <w:szCs w:val="24"/>
        </w:rPr>
      </w:pPr>
      <w:r w:rsidRPr="00E0424F">
        <w:rPr>
          <w:rFonts w:ascii="Times New Roman" w:hAnsi="Times New Roman" w:cs="Times New Roman"/>
          <w:b/>
          <w:sz w:val="24"/>
          <w:szCs w:val="24"/>
        </w:rPr>
        <w:lastRenderedPageBreak/>
        <w:t>Fig. S</w:t>
      </w:r>
      <w:r w:rsidR="003B3BFD" w:rsidRPr="00E0424F">
        <w:rPr>
          <w:rFonts w:ascii="Times New Roman" w:hAnsi="Times New Roman" w:cs="Times New Roman"/>
          <w:b/>
          <w:sz w:val="24"/>
          <w:szCs w:val="24"/>
        </w:rPr>
        <w:t>1</w:t>
      </w:r>
      <w:r w:rsidRPr="00E0424F">
        <w:rPr>
          <w:rFonts w:ascii="Times New Roman" w:hAnsi="Times New Roman" w:cs="Times New Roman"/>
          <w:b/>
          <w:sz w:val="24"/>
          <w:szCs w:val="24"/>
        </w:rPr>
        <w:t xml:space="preserve"> </w:t>
      </w:r>
      <w:r w:rsidRPr="00E0424F">
        <w:rPr>
          <w:rFonts w:ascii="Times New Roman" w:hAnsi="Times New Roman" w:cs="Times New Roman"/>
          <w:color w:val="000000"/>
          <w:sz w:val="24"/>
          <w:szCs w:val="24"/>
        </w:rPr>
        <w:t xml:space="preserve">Association between changes in life expectancy and changes in lifespan equality (10-year lag), </w:t>
      </w:r>
      <m:oMath>
        <m:r>
          <w:rPr>
            <w:rFonts w:ascii="Cambria Math" w:hAnsi="Cambria Math" w:cs="Times New Roman"/>
            <w:color w:val="000000"/>
            <w:sz w:val="24"/>
            <w:szCs w:val="24"/>
          </w:rPr>
          <m:t>g</m:t>
        </m:r>
      </m:oMath>
      <w:r w:rsidRPr="00E0424F">
        <w:rPr>
          <w:rFonts w:ascii="Times New Roman" w:hAnsi="Times New Roman" w:cs="Times New Roman"/>
          <w:color w:val="000000"/>
          <w:sz w:val="24"/>
          <w:szCs w:val="24"/>
        </w:rPr>
        <w:t xml:space="preserve"> and </w:t>
      </w:r>
      <m:oMath>
        <m:r>
          <w:rPr>
            <w:rFonts w:ascii="Cambria Math" w:hAnsi="Cambria Math" w:cs="Times New Roman"/>
            <w:color w:val="000000"/>
            <w:sz w:val="24"/>
            <w:szCs w:val="24"/>
          </w:rPr>
          <m:t>C</m:t>
        </m:r>
      </m:oMath>
      <w:r w:rsidRPr="00E0424F">
        <w:rPr>
          <w:rFonts w:ascii="Times New Roman" w:hAnsi="Times New Roman" w:cs="Times New Roman"/>
          <w:color w:val="000000"/>
          <w:sz w:val="24"/>
          <w:szCs w:val="24"/>
        </w:rPr>
        <w:t>. Calculations based on data from HMD (1).</w:t>
      </w:r>
    </w:p>
    <w:p w14:paraId="068278E7" w14:textId="77777777" w:rsidR="00B84E37" w:rsidRPr="00E0424F" w:rsidRDefault="00B84E37" w:rsidP="00B84E37">
      <w:pPr>
        <w:rPr>
          <w:rFonts w:ascii="Times New Roman" w:hAnsi="Times New Roman" w:cs="Times New Roman"/>
          <w:color w:val="000000"/>
          <w:sz w:val="24"/>
          <w:szCs w:val="24"/>
        </w:rPr>
      </w:pPr>
    </w:p>
    <w:p w14:paraId="5664FCF3" w14:textId="77777777" w:rsidR="00B84E37" w:rsidRPr="00E0424F" w:rsidRDefault="00B84E37" w:rsidP="00B84E37">
      <w:pPr>
        <w:rPr>
          <w:rFonts w:ascii="Times New Roman" w:hAnsi="Times New Roman" w:cs="Times New Roman"/>
          <w:color w:val="000000"/>
          <w:sz w:val="24"/>
          <w:szCs w:val="24"/>
        </w:rPr>
      </w:pPr>
      <w:r w:rsidRPr="00E0424F">
        <w:rPr>
          <w:rFonts w:ascii="Times New Roman" w:hAnsi="Times New Roman" w:cs="Times New Roman"/>
          <w:noProof/>
          <w:sz w:val="24"/>
          <w:szCs w:val="24"/>
          <w:lang w:val="fr-FR" w:eastAsia="fr-FR"/>
        </w:rPr>
        <w:drawing>
          <wp:inline distT="0" distB="0" distL="0" distR="0" wp14:anchorId="23CE92AB" wp14:editId="46DD8229">
            <wp:extent cx="5943600" cy="2019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19300"/>
                    </a:xfrm>
                    <a:prstGeom prst="rect">
                      <a:avLst/>
                    </a:prstGeom>
                  </pic:spPr>
                </pic:pic>
              </a:graphicData>
            </a:graphic>
          </wp:inline>
        </w:drawing>
      </w:r>
    </w:p>
    <w:p w14:paraId="7B48D79B" w14:textId="77777777" w:rsidR="00B84E37" w:rsidRPr="00E0424F" w:rsidRDefault="00B84E37" w:rsidP="00B84E37">
      <w:pPr>
        <w:rPr>
          <w:rFonts w:ascii="Times New Roman" w:hAnsi="Times New Roman" w:cs="Times New Roman"/>
          <w:color w:val="000000"/>
          <w:sz w:val="24"/>
          <w:szCs w:val="24"/>
        </w:rPr>
      </w:pPr>
    </w:p>
    <w:p w14:paraId="348453A4" w14:textId="77777777" w:rsidR="00B84E37" w:rsidRPr="00E0424F" w:rsidRDefault="00B84E37" w:rsidP="00B84E37">
      <w:pPr>
        <w:rPr>
          <w:rFonts w:ascii="Times New Roman" w:hAnsi="Times New Roman" w:cs="Times New Roman"/>
          <w:color w:val="000000"/>
          <w:sz w:val="24"/>
          <w:szCs w:val="24"/>
        </w:rPr>
      </w:pPr>
      <w:r w:rsidRPr="00E0424F">
        <w:rPr>
          <w:rFonts w:ascii="Times New Roman" w:hAnsi="Times New Roman" w:cs="Times New Roman"/>
          <w:noProof/>
          <w:sz w:val="24"/>
          <w:szCs w:val="24"/>
          <w:lang w:val="fr-FR" w:eastAsia="fr-FR"/>
        </w:rPr>
        <w:drawing>
          <wp:inline distT="0" distB="0" distL="0" distR="0" wp14:anchorId="3AD74925" wp14:editId="701DD9A5">
            <wp:extent cx="5943600" cy="2025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25650"/>
                    </a:xfrm>
                    <a:prstGeom prst="rect">
                      <a:avLst/>
                    </a:prstGeom>
                  </pic:spPr>
                </pic:pic>
              </a:graphicData>
            </a:graphic>
          </wp:inline>
        </w:drawing>
      </w:r>
    </w:p>
    <w:p w14:paraId="538977A5" w14:textId="77777777" w:rsidR="00B84E37" w:rsidRPr="00E0424F" w:rsidRDefault="00B84E37" w:rsidP="00B84E37">
      <w:pPr>
        <w:rPr>
          <w:rFonts w:ascii="Times New Roman" w:hAnsi="Times New Roman" w:cs="Times New Roman"/>
          <w:b/>
          <w:sz w:val="24"/>
          <w:szCs w:val="24"/>
        </w:rPr>
      </w:pPr>
      <w:r w:rsidRPr="00E0424F">
        <w:rPr>
          <w:rFonts w:ascii="Times New Roman" w:hAnsi="Times New Roman" w:cs="Times New Roman"/>
          <w:noProof/>
          <w:sz w:val="24"/>
          <w:szCs w:val="24"/>
          <w:lang w:val="fr-FR" w:eastAsia="fr-FR"/>
        </w:rPr>
        <w:lastRenderedPageBreak/>
        <w:drawing>
          <wp:anchor distT="0" distB="0" distL="114300" distR="114300" simplePos="0" relativeHeight="251662336" behindDoc="0" locked="0" layoutInCell="1" allowOverlap="1" wp14:anchorId="44337A8A" wp14:editId="05F0D3AF">
            <wp:simplePos x="0" y="0"/>
            <wp:positionH relativeFrom="column">
              <wp:posOffset>-782955</wp:posOffset>
            </wp:positionH>
            <wp:positionV relativeFrom="paragraph">
              <wp:posOffset>1224915</wp:posOffset>
            </wp:positionV>
            <wp:extent cx="7197725" cy="6777355"/>
            <wp:effectExtent l="0" t="0" r="3175"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197725" cy="6777355"/>
                    </a:xfrm>
                    <a:prstGeom prst="rect">
                      <a:avLst/>
                    </a:prstGeom>
                  </pic:spPr>
                </pic:pic>
              </a:graphicData>
            </a:graphic>
            <wp14:sizeRelH relativeFrom="page">
              <wp14:pctWidth>0</wp14:pctWidth>
            </wp14:sizeRelH>
            <wp14:sizeRelV relativeFrom="page">
              <wp14:pctHeight>0</wp14:pctHeight>
            </wp14:sizeRelV>
          </wp:anchor>
        </w:drawing>
      </w:r>
      <w:r w:rsidRPr="00E0424F">
        <w:rPr>
          <w:rFonts w:ascii="Times New Roman" w:hAnsi="Times New Roman" w:cs="Times New Roman"/>
          <w:b/>
          <w:sz w:val="24"/>
          <w:szCs w:val="24"/>
        </w:rPr>
        <w:t>Fig. S</w:t>
      </w:r>
      <w:r w:rsidR="003B3BFD" w:rsidRPr="00E0424F">
        <w:rPr>
          <w:rFonts w:ascii="Times New Roman" w:hAnsi="Times New Roman" w:cs="Times New Roman"/>
          <w:b/>
          <w:sz w:val="24"/>
          <w:szCs w:val="24"/>
        </w:rPr>
        <w:t>2</w:t>
      </w:r>
      <w:r w:rsidRPr="00E0424F">
        <w:rPr>
          <w:rFonts w:ascii="Times New Roman" w:hAnsi="Times New Roman" w:cs="Times New Roman"/>
          <w:b/>
          <w:sz w:val="24"/>
          <w:szCs w:val="24"/>
        </w:rPr>
        <w:t xml:space="preserve"> </w:t>
      </w:r>
      <w:r w:rsidRPr="00E0424F">
        <w:rPr>
          <w:rFonts w:ascii="Times New Roman" w:hAnsi="Times New Roman" w:cs="Times New Roman"/>
          <w:sz w:val="24"/>
          <w:szCs w:val="24"/>
        </w:rPr>
        <w:t>J</w:t>
      </w:r>
      <w:r w:rsidRPr="00E0424F">
        <w:rPr>
          <w:rFonts w:ascii="Times New Roman" w:hAnsi="Times New Roman" w:cs="Times New Roman"/>
          <w:color w:val="000000"/>
          <w:sz w:val="24"/>
          <w:szCs w:val="24"/>
        </w:rPr>
        <w:t xml:space="preserve">ohansen Trace and Lambda Max Cointegrations tests for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e</m:t>
            </m:r>
          </m:e>
          <m:sub>
            <m:r>
              <w:rPr>
                <w:rFonts w:ascii="Cambria Math" w:hAnsi="Cambria Math" w:cs="Times New Roman"/>
                <w:color w:val="000000"/>
                <w:sz w:val="24"/>
                <w:szCs w:val="24"/>
              </w:rPr>
              <m:t>0</m:t>
            </m:r>
          </m:sub>
        </m:sSub>
        <m:r>
          <w:rPr>
            <w:rFonts w:ascii="Cambria Math" w:hAnsi="Cambria Math" w:cs="Times New Roman"/>
            <w:color w:val="000000"/>
            <w:sz w:val="24"/>
            <w:szCs w:val="24"/>
          </w:rPr>
          <m:t xml:space="preserve"> </m:t>
        </m:r>
      </m:oMath>
      <w:r w:rsidRPr="00E0424F">
        <w:rPr>
          <w:rFonts w:ascii="Times New Roman" w:eastAsiaTheme="minorEastAsia" w:hAnsi="Times New Roman" w:cs="Times New Roman"/>
          <w:color w:val="000000"/>
          <w:sz w:val="24"/>
          <w:szCs w:val="24"/>
        </w:rPr>
        <w:t>with</w:t>
      </w:r>
      <w:r w:rsidRPr="00E0424F">
        <w:rPr>
          <w:rFonts w:ascii="Times New Roman" w:hAnsi="Times New Roman" w:cs="Times New Roman"/>
          <w:color w:val="000000"/>
          <w:sz w:val="24"/>
          <w:szCs w:val="24"/>
        </w:rPr>
        <w:t xml:space="preserve"> </w:t>
      </w:r>
      <m:oMath>
        <m:r>
          <w:rPr>
            <w:rFonts w:ascii="Cambria Math" w:hAnsi="Cambria Math" w:cs="Times New Roman"/>
            <w:color w:val="000000"/>
            <w:sz w:val="24"/>
            <w:szCs w:val="24"/>
          </w:rPr>
          <m:t>η, g</m:t>
        </m:r>
      </m:oMath>
      <w:r w:rsidRPr="00E0424F">
        <w:rPr>
          <w:rFonts w:ascii="Times New Roman" w:eastAsiaTheme="minorEastAsia" w:hAnsi="Times New Roman" w:cs="Times New Roman"/>
          <w:sz w:val="24"/>
          <w:szCs w:val="24"/>
        </w:rPr>
        <w:t xml:space="preserve"> and </w:t>
      </w:r>
      <m:oMath>
        <m:r>
          <w:rPr>
            <w:rFonts w:ascii="Cambria Math" w:hAnsi="Cambria Math" w:cs="Times New Roman"/>
            <w:sz w:val="24"/>
            <w:szCs w:val="24"/>
          </w:rPr>
          <m:t>C</m:t>
        </m:r>
      </m:oMath>
      <w:r w:rsidRPr="00E0424F">
        <w:rPr>
          <w:rFonts w:ascii="Times New Roman" w:eastAsiaTheme="minorEastAsia" w:hAnsi="Times New Roman" w:cs="Times New Roman"/>
          <w:sz w:val="24"/>
          <w:szCs w:val="24"/>
        </w:rPr>
        <w:t xml:space="preserve">. Calculations based on data from HMD (1). Since we are interested in whether </w:t>
      </w:r>
      <w:r w:rsidRPr="00E0424F">
        <w:rPr>
          <w:rFonts w:ascii="Times New Roman" w:hAnsi="Times New Roman" w:cs="Times New Roman"/>
          <w:i/>
          <w:sz w:val="24"/>
          <w:szCs w:val="24"/>
        </w:rPr>
        <w:t>e</w:t>
      </w:r>
      <w:r w:rsidRPr="00E0424F">
        <w:rPr>
          <w:rFonts w:ascii="Times New Roman" w:hAnsi="Times New Roman" w:cs="Times New Roman"/>
          <w:sz w:val="24"/>
          <w:szCs w:val="24"/>
          <w:vertAlign w:val="subscript"/>
        </w:rPr>
        <w:t xml:space="preserve">0 </w:t>
      </w:r>
      <w:r w:rsidRPr="00E0424F">
        <w:rPr>
          <w:rFonts w:ascii="Times New Roman" w:hAnsi="Times New Roman" w:cs="Times New Roman"/>
          <w:sz w:val="24"/>
          <w:szCs w:val="24"/>
        </w:rPr>
        <w:t>and</w:t>
      </w:r>
      <m:oMath>
        <m:r>
          <w:rPr>
            <w:rFonts w:ascii="Cambria Math" w:hAnsi="Cambria Math" w:cs="Times New Roman"/>
            <w:sz w:val="24"/>
            <w:szCs w:val="24"/>
          </w:rPr>
          <m:t xml:space="preserve"> η </m:t>
        </m:r>
      </m:oMath>
      <w:r w:rsidRPr="00E0424F">
        <w:rPr>
          <w:rFonts w:ascii="Times New Roman" w:eastAsiaTheme="minorEastAsia" w:hAnsi="Times New Roman" w:cs="Times New Roman"/>
          <w:sz w:val="24"/>
          <w:szCs w:val="24"/>
        </w:rPr>
        <w:t>have a long-run relationship, we focus on the rejection of the null hypothesis of no long-run equilibrium. Each point indicates deviation from the 5% significance critical value. Positive values indicate a long-run relationship, while negative show no evidence to reject the null hypothesis of no long-run relationship.</w:t>
      </w:r>
    </w:p>
    <w:p w14:paraId="5BBFD034" w14:textId="77777777" w:rsidR="003B3BFD" w:rsidRPr="00E0424F" w:rsidRDefault="003B3BFD">
      <w:pPr>
        <w:spacing w:after="160" w:line="259" w:lineRule="auto"/>
        <w:rPr>
          <w:rFonts w:ascii="Times New Roman" w:hAnsi="Times New Roman" w:cs="Times New Roman"/>
          <w:b/>
          <w:sz w:val="24"/>
          <w:szCs w:val="24"/>
        </w:rPr>
      </w:pPr>
      <w:r w:rsidRPr="00E0424F">
        <w:rPr>
          <w:rFonts w:ascii="Times New Roman" w:hAnsi="Times New Roman" w:cs="Times New Roman"/>
          <w:b/>
          <w:sz w:val="24"/>
          <w:szCs w:val="24"/>
        </w:rPr>
        <w:br w:type="page"/>
      </w:r>
    </w:p>
    <w:p w14:paraId="68A33DDE" w14:textId="77777777" w:rsidR="003B3BFD" w:rsidRPr="00E0424F" w:rsidRDefault="003B3BFD" w:rsidP="003B3B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sz w:val="24"/>
          <w:szCs w:val="24"/>
        </w:rPr>
      </w:pPr>
      <w:r w:rsidRPr="00E0424F">
        <w:rPr>
          <w:rFonts w:ascii="Times New Roman" w:hAnsi="Times New Roman" w:cs="Times New Roman"/>
          <w:b/>
          <w:sz w:val="24"/>
          <w:szCs w:val="24"/>
        </w:rPr>
        <w:lastRenderedPageBreak/>
        <w:t xml:space="preserve">Fig. S3 Standardized weights for the changes in lifespan equality </w:t>
      </w:r>
      <m:oMath>
        <m:r>
          <m:rPr>
            <m:sty m:val="bi"/>
          </m:rPr>
          <w:rPr>
            <w:rFonts w:ascii="Cambria Math" w:hAnsi="Cambria Math" w:cs="Times New Roman"/>
            <w:sz w:val="24"/>
            <w:szCs w:val="24"/>
          </w:rPr>
          <m:t>w</m:t>
        </m:r>
        <m:d>
          <m:dPr>
            <m:ctrlPr>
              <w:rPr>
                <w:rFonts w:ascii="Cambria Math" w:hAnsi="Cambria Math" w:cs="Times New Roman"/>
                <w:b/>
                <w:sz w:val="24"/>
                <w:szCs w:val="24"/>
              </w:rPr>
            </m:ctrlPr>
          </m:dPr>
          <m:e>
            <m:r>
              <m:rPr>
                <m:sty m:val="bi"/>
              </m:rPr>
              <w:rPr>
                <w:rFonts w:ascii="Cambria Math" w:hAnsi="Cambria Math" w:cs="Times New Roman"/>
                <w:sz w:val="24"/>
                <w:szCs w:val="24"/>
              </w:rPr>
              <m:t>x</m:t>
            </m:r>
          </m:e>
        </m:d>
        <m:sSub>
          <m:sSubPr>
            <m:ctrlPr>
              <w:rPr>
                <w:rFonts w:ascii="Cambria Math" w:hAnsi="Cambria Math" w:cs="Times New Roman"/>
                <w:b/>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η</m:t>
            </m:r>
          </m:sub>
        </m:sSub>
        <m:r>
          <m:rPr>
            <m:sty m:val="b"/>
          </m:rPr>
          <w:rPr>
            <w:rFonts w:ascii="Cambria Math" w:hAnsi="Cambria Math" w:cs="Times New Roman"/>
            <w:sz w:val="24"/>
            <w:szCs w:val="24"/>
          </w:rPr>
          <m:t>(</m:t>
        </m:r>
        <m:r>
          <m:rPr>
            <m:sty m:val="bi"/>
          </m:rPr>
          <w:rPr>
            <w:rFonts w:ascii="Cambria Math" w:hAnsi="Cambria Math" w:cs="Times New Roman"/>
            <w:sz w:val="24"/>
            <w:szCs w:val="24"/>
          </w:rPr>
          <m:t>x</m:t>
        </m:r>
        <m:r>
          <m:rPr>
            <m:sty m:val="b"/>
          </m:rPr>
          <w:rPr>
            <w:rFonts w:ascii="Cambria Math" w:hAnsi="Cambria Math" w:cs="Times New Roman"/>
            <w:sz w:val="24"/>
            <w:szCs w:val="24"/>
          </w:rPr>
          <m:t>)</m:t>
        </m:r>
      </m:oMath>
      <w:r w:rsidRPr="00E0424F">
        <w:rPr>
          <w:rFonts w:ascii="Times New Roman" w:hAnsi="Times New Roman" w:cs="Times New Roman"/>
          <w:b/>
          <w:sz w:val="24"/>
          <w:szCs w:val="24"/>
        </w:rPr>
        <w:t xml:space="preserve">. </w:t>
      </w:r>
    </w:p>
    <w:p w14:paraId="59896BD4" w14:textId="77777777" w:rsidR="003B3BFD" w:rsidRPr="00E0424F" w:rsidRDefault="003B3BFD">
      <w:pPr>
        <w:spacing w:after="160" w:line="259" w:lineRule="auto"/>
        <w:rPr>
          <w:rFonts w:ascii="Times New Roman" w:hAnsi="Times New Roman" w:cs="Times New Roman"/>
          <w:b/>
          <w:sz w:val="24"/>
          <w:szCs w:val="24"/>
        </w:rPr>
      </w:pPr>
      <w:r w:rsidRPr="00E0424F">
        <w:rPr>
          <w:rFonts w:ascii="Times New Roman" w:hAnsi="Times New Roman" w:cs="Times New Roman"/>
          <w:noProof/>
          <w:sz w:val="24"/>
          <w:szCs w:val="24"/>
          <w:lang w:val="fr-FR" w:eastAsia="fr-FR"/>
        </w:rPr>
        <w:drawing>
          <wp:anchor distT="0" distB="0" distL="114300" distR="114300" simplePos="0" relativeHeight="251666432" behindDoc="0" locked="0" layoutInCell="1" allowOverlap="1" wp14:anchorId="02F581FF" wp14:editId="1F88C790">
            <wp:simplePos x="0" y="0"/>
            <wp:positionH relativeFrom="column">
              <wp:posOffset>-844550</wp:posOffset>
            </wp:positionH>
            <wp:positionV relativeFrom="paragraph">
              <wp:posOffset>624840</wp:posOffset>
            </wp:positionV>
            <wp:extent cx="7574280" cy="5884545"/>
            <wp:effectExtent l="0" t="0" r="7620"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574280" cy="5884545"/>
                    </a:xfrm>
                    <a:prstGeom prst="rect">
                      <a:avLst/>
                    </a:prstGeom>
                  </pic:spPr>
                </pic:pic>
              </a:graphicData>
            </a:graphic>
            <wp14:sizeRelH relativeFrom="page">
              <wp14:pctWidth>0</wp14:pctWidth>
            </wp14:sizeRelH>
            <wp14:sizeRelV relativeFrom="page">
              <wp14:pctHeight>0</wp14:pctHeight>
            </wp14:sizeRelV>
          </wp:anchor>
        </w:drawing>
      </w:r>
      <w:r w:rsidRPr="00E0424F">
        <w:rPr>
          <w:rFonts w:ascii="Times New Roman" w:hAnsi="Times New Roman" w:cs="Times New Roman"/>
          <w:b/>
          <w:sz w:val="24"/>
          <w:szCs w:val="24"/>
        </w:rPr>
        <w:br w:type="page"/>
      </w:r>
    </w:p>
    <w:p w14:paraId="07FA795D" w14:textId="77777777" w:rsidR="001F2B5A" w:rsidRPr="00E0424F" w:rsidRDefault="001F2B5A" w:rsidP="001F2B5A">
      <w:pPr>
        <w:rPr>
          <w:rFonts w:ascii="Times New Roman" w:hAnsi="Times New Roman" w:cs="Times New Roman"/>
          <w:b/>
          <w:sz w:val="24"/>
          <w:szCs w:val="24"/>
        </w:rPr>
      </w:pPr>
      <w:r w:rsidRPr="00E0424F">
        <w:rPr>
          <w:rFonts w:ascii="Times New Roman" w:hAnsi="Times New Roman" w:cs="Times New Roman"/>
          <w:b/>
          <w:sz w:val="24"/>
          <w:szCs w:val="24"/>
        </w:rPr>
        <w:lastRenderedPageBreak/>
        <w:t xml:space="preserve">Fig. S4 </w:t>
      </w:r>
      <w:r w:rsidRPr="00E0424F">
        <w:rPr>
          <w:rFonts w:ascii="Times New Roman" w:hAnsi="Times New Roman" w:cs="Times New Roman"/>
          <w:color w:val="000000"/>
          <w:sz w:val="24"/>
          <w:szCs w:val="24"/>
        </w:rPr>
        <w:t>Association between changes in life expectancy and lifespan equality (</w:t>
      </w:r>
      <m:oMath>
        <m:r>
          <w:rPr>
            <w:rFonts w:ascii="Cambria Math" w:hAnsi="Cambria Math" w:cs="Times New Roman"/>
            <w:color w:val="000000"/>
            <w:sz w:val="24"/>
            <w:szCs w:val="24"/>
          </w:rPr>
          <m:t>g</m:t>
        </m:r>
      </m:oMath>
      <w:r w:rsidRPr="00E0424F">
        <w:rPr>
          <w:rFonts w:ascii="Times New Roman" w:eastAsiaTheme="minorEastAsia" w:hAnsi="Times New Roman" w:cs="Times New Roman"/>
          <w:color w:val="000000"/>
          <w:sz w:val="24"/>
          <w:szCs w:val="24"/>
        </w:rPr>
        <w:t xml:space="preserve"> </w:t>
      </w:r>
      <w:r w:rsidRPr="00E0424F">
        <w:rPr>
          <w:rFonts w:ascii="Times New Roman" w:eastAsiaTheme="minorEastAsia" w:hAnsi="Times New Roman" w:cs="Times New Roman"/>
          <w:sz w:val="24"/>
          <w:szCs w:val="24"/>
        </w:rPr>
        <w:t xml:space="preserve">and </w:t>
      </w:r>
      <m:oMath>
        <m:r>
          <w:rPr>
            <w:rFonts w:ascii="Cambria Math" w:hAnsi="Cambria Math" w:cs="Times New Roman"/>
            <w:sz w:val="24"/>
            <w:szCs w:val="24"/>
          </w:rPr>
          <m:t>C</m:t>
        </m:r>
      </m:oMath>
      <w:r w:rsidRPr="00E0424F">
        <w:rPr>
          <w:rFonts w:ascii="Times New Roman" w:hAnsi="Times New Roman" w:cs="Times New Roman"/>
          <w:color w:val="000000"/>
          <w:sz w:val="24"/>
          <w:szCs w:val="24"/>
        </w:rPr>
        <w:t xml:space="preserve">) below and above the threshold age. Dotted lines show the directions of the relationship below and above the threshold age. </w:t>
      </w:r>
      <w:r w:rsidRPr="00E0424F">
        <w:rPr>
          <w:rFonts w:ascii="Times New Roman" w:eastAsiaTheme="minorEastAsia" w:hAnsi="Times New Roman" w:cs="Times New Roman"/>
          <w:sz w:val="24"/>
          <w:szCs w:val="24"/>
        </w:rPr>
        <w:t>Calculations based on data from HMD (1).</w:t>
      </w:r>
    </w:p>
    <w:p w14:paraId="2F0E93FE" w14:textId="77777777" w:rsidR="001F2B5A" w:rsidRPr="00E0424F" w:rsidRDefault="001F2B5A" w:rsidP="001F2B5A">
      <w:pPr>
        <w:jc w:val="both"/>
        <w:rPr>
          <w:rFonts w:ascii="Times New Roman" w:eastAsiaTheme="minorEastAsia" w:hAnsi="Times New Roman" w:cs="Times New Roman"/>
          <w:sz w:val="24"/>
          <w:szCs w:val="24"/>
        </w:rPr>
      </w:pPr>
    </w:p>
    <w:p w14:paraId="5D503B62" w14:textId="77777777" w:rsidR="001F2B5A" w:rsidRPr="00E0424F" w:rsidRDefault="001F2B5A" w:rsidP="001F2B5A">
      <w:pPr>
        <w:jc w:val="both"/>
        <w:rPr>
          <w:rFonts w:ascii="Times New Roman" w:hAnsi="Times New Roman" w:cs="Times New Roman"/>
          <w:noProof/>
          <w:sz w:val="24"/>
          <w:szCs w:val="24"/>
        </w:rPr>
      </w:pPr>
      <w:r w:rsidRPr="00E0424F">
        <w:rPr>
          <w:rFonts w:ascii="Times New Roman" w:hAnsi="Times New Roman" w:cs="Times New Roman"/>
          <w:noProof/>
          <w:sz w:val="24"/>
          <w:szCs w:val="24"/>
          <w:lang w:val="fr-FR" w:eastAsia="fr-FR"/>
        </w:rPr>
        <w:drawing>
          <wp:inline distT="0" distB="0" distL="0" distR="0" wp14:anchorId="5D5CB46F" wp14:editId="4882DDFD">
            <wp:extent cx="5943600" cy="30657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65780"/>
                    </a:xfrm>
                    <a:prstGeom prst="rect">
                      <a:avLst/>
                    </a:prstGeom>
                  </pic:spPr>
                </pic:pic>
              </a:graphicData>
            </a:graphic>
          </wp:inline>
        </w:drawing>
      </w:r>
      <w:r w:rsidRPr="00E0424F">
        <w:rPr>
          <w:rFonts w:ascii="Times New Roman" w:hAnsi="Times New Roman" w:cs="Times New Roman"/>
          <w:noProof/>
          <w:sz w:val="24"/>
          <w:szCs w:val="24"/>
        </w:rPr>
        <w:t xml:space="preserve"> </w:t>
      </w:r>
    </w:p>
    <w:p w14:paraId="6A02FCB6" w14:textId="77777777" w:rsidR="001F2B5A" w:rsidRPr="00E0424F" w:rsidRDefault="001F2B5A" w:rsidP="001F2B5A">
      <w:pPr>
        <w:jc w:val="both"/>
        <w:rPr>
          <w:rFonts w:ascii="Times New Roman" w:hAnsi="Times New Roman" w:cs="Times New Roman"/>
          <w:noProof/>
          <w:sz w:val="24"/>
          <w:szCs w:val="24"/>
        </w:rPr>
      </w:pPr>
    </w:p>
    <w:p w14:paraId="0FA5B15B" w14:textId="77777777" w:rsidR="001F2B5A" w:rsidRPr="00E0424F" w:rsidRDefault="001F2B5A" w:rsidP="001F2B5A">
      <w:pPr>
        <w:jc w:val="both"/>
        <w:rPr>
          <w:rFonts w:ascii="Times New Roman" w:hAnsi="Times New Roman" w:cs="Times New Roman"/>
          <w:b/>
          <w:sz w:val="24"/>
          <w:szCs w:val="24"/>
        </w:rPr>
      </w:pPr>
    </w:p>
    <w:p w14:paraId="62919E5D" w14:textId="77777777" w:rsidR="00B84E37" w:rsidRPr="00E0424F" w:rsidRDefault="001F2B5A" w:rsidP="00E56DBD">
      <w:pPr>
        <w:spacing w:after="160" w:line="259" w:lineRule="auto"/>
        <w:rPr>
          <w:rFonts w:ascii="Times New Roman" w:hAnsi="Times New Roman" w:cs="Times New Roman"/>
          <w:b/>
          <w:sz w:val="24"/>
          <w:szCs w:val="24"/>
        </w:rPr>
      </w:pPr>
      <w:r w:rsidRPr="00E0424F">
        <w:rPr>
          <w:rFonts w:ascii="Times New Roman" w:hAnsi="Times New Roman" w:cs="Times New Roman"/>
          <w:noProof/>
          <w:sz w:val="24"/>
          <w:szCs w:val="24"/>
          <w:lang w:val="fr-FR" w:eastAsia="fr-FR"/>
        </w:rPr>
        <w:drawing>
          <wp:inline distT="0" distB="0" distL="0" distR="0" wp14:anchorId="5F8B20AE" wp14:editId="77719105">
            <wp:extent cx="5943600" cy="3086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86100"/>
                    </a:xfrm>
                    <a:prstGeom prst="rect">
                      <a:avLst/>
                    </a:prstGeom>
                  </pic:spPr>
                </pic:pic>
              </a:graphicData>
            </a:graphic>
          </wp:inline>
        </w:drawing>
      </w:r>
      <w:r w:rsidRPr="00E0424F">
        <w:rPr>
          <w:rFonts w:ascii="Times New Roman" w:hAnsi="Times New Roman" w:cs="Times New Roman"/>
          <w:b/>
          <w:sz w:val="24"/>
          <w:szCs w:val="24"/>
        </w:rPr>
        <w:br w:type="page"/>
      </w:r>
      <w:r w:rsidR="00B84E37" w:rsidRPr="00E0424F">
        <w:rPr>
          <w:rFonts w:ascii="Times New Roman" w:hAnsi="Times New Roman" w:cs="Times New Roman"/>
          <w:noProof/>
          <w:sz w:val="24"/>
          <w:szCs w:val="24"/>
          <w:lang w:val="fr-FR" w:eastAsia="fr-FR"/>
        </w:rPr>
        <w:lastRenderedPageBreak/>
        <w:drawing>
          <wp:anchor distT="0" distB="0" distL="114300" distR="114300" simplePos="0" relativeHeight="251665408" behindDoc="0" locked="0" layoutInCell="1" allowOverlap="1" wp14:anchorId="5AD5568A" wp14:editId="4565D15C">
            <wp:simplePos x="0" y="0"/>
            <wp:positionH relativeFrom="column">
              <wp:posOffset>3093055</wp:posOffset>
            </wp:positionH>
            <wp:positionV relativeFrom="paragraph">
              <wp:posOffset>3480090</wp:posOffset>
            </wp:positionV>
            <wp:extent cx="2836545" cy="2879725"/>
            <wp:effectExtent l="0" t="0" r="190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36545" cy="2879725"/>
                    </a:xfrm>
                    <a:prstGeom prst="rect">
                      <a:avLst/>
                    </a:prstGeom>
                  </pic:spPr>
                </pic:pic>
              </a:graphicData>
            </a:graphic>
            <wp14:sizeRelH relativeFrom="page">
              <wp14:pctWidth>0</wp14:pctWidth>
            </wp14:sizeRelH>
            <wp14:sizeRelV relativeFrom="page">
              <wp14:pctHeight>0</wp14:pctHeight>
            </wp14:sizeRelV>
          </wp:anchor>
        </w:drawing>
      </w:r>
      <w:r w:rsidR="00B84E37" w:rsidRPr="00E0424F">
        <w:rPr>
          <w:rFonts w:ascii="Times New Roman" w:hAnsi="Times New Roman" w:cs="Times New Roman"/>
          <w:noProof/>
          <w:sz w:val="24"/>
          <w:szCs w:val="24"/>
          <w:lang w:val="fr-FR" w:eastAsia="fr-FR"/>
        </w:rPr>
        <w:drawing>
          <wp:anchor distT="0" distB="0" distL="114300" distR="114300" simplePos="0" relativeHeight="251664384" behindDoc="0" locked="0" layoutInCell="1" allowOverlap="1" wp14:anchorId="6E1D9F78" wp14:editId="017BB1C3">
            <wp:simplePos x="0" y="0"/>
            <wp:positionH relativeFrom="margin">
              <wp:align>left</wp:align>
            </wp:positionH>
            <wp:positionV relativeFrom="paragraph">
              <wp:posOffset>3495735</wp:posOffset>
            </wp:positionV>
            <wp:extent cx="2862000" cy="28800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62000" cy="2880000"/>
                    </a:xfrm>
                    <a:prstGeom prst="rect">
                      <a:avLst/>
                    </a:prstGeom>
                  </pic:spPr>
                </pic:pic>
              </a:graphicData>
            </a:graphic>
            <wp14:sizeRelH relativeFrom="page">
              <wp14:pctWidth>0</wp14:pctWidth>
            </wp14:sizeRelH>
            <wp14:sizeRelV relativeFrom="page">
              <wp14:pctHeight>0</wp14:pctHeight>
            </wp14:sizeRelV>
          </wp:anchor>
        </w:drawing>
      </w:r>
      <w:r w:rsidR="00B84E37" w:rsidRPr="00E0424F">
        <w:rPr>
          <w:rFonts w:ascii="Times New Roman" w:hAnsi="Times New Roman" w:cs="Times New Roman"/>
          <w:noProof/>
          <w:sz w:val="24"/>
          <w:szCs w:val="24"/>
          <w:lang w:val="fr-FR" w:eastAsia="fr-FR"/>
        </w:rPr>
        <w:drawing>
          <wp:anchor distT="0" distB="0" distL="114300" distR="114300" simplePos="0" relativeHeight="251663360" behindDoc="0" locked="0" layoutInCell="1" allowOverlap="1" wp14:anchorId="015F405D" wp14:editId="3E34DDF1">
            <wp:simplePos x="0" y="0"/>
            <wp:positionH relativeFrom="margin">
              <wp:align>center</wp:align>
            </wp:positionH>
            <wp:positionV relativeFrom="paragraph">
              <wp:posOffset>497555</wp:posOffset>
            </wp:positionV>
            <wp:extent cx="2869200" cy="2880000"/>
            <wp:effectExtent l="0" t="0" r="762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69200" cy="2880000"/>
                    </a:xfrm>
                    <a:prstGeom prst="rect">
                      <a:avLst/>
                    </a:prstGeom>
                  </pic:spPr>
                </pic:pic>
              </a:graphicData>
            </a:graphic>
            <wp14:sizeRelH relativeFrom="page">
              <wp14:pctWidth>0</wp14:pctWidth>
            </wp14:sizeRelH>
            <wp14:sizeRelV relativeFrom="page">
              <wp14:pctHeight>0</wp14:pctHeight>
            </wp14:sizeRelV>
          </wp:anchor>
        </w:drawing>
      </w:r>
      <w:r w:rsidR="00B84E37" w:rsidRPr="00E0424F">
        <w:rPr>
          <w:rFonts w:ascii="Times New Roman" w:hAnsi="Times New Roman" w:cs="Times New Roman"/>
          <w:b/>
          <w:sz w:val="24"/>
          <w:szCs w:val="24"/>
        </w:rPr>
        <w:t>Fig. S</w:t>
      </w:r>
      <w:r w:rsidR="00E56DBD" w:rsidRPr="00E0424F">
        <w:rPr>
          <w:rFonts w:ascii="Times New Roman" w:hAnsi="Times New Roman" w:cs="Times New Roman"/>
          <w:b/>
          <w:sz w:val="24"/>
          <w:szCs w:val="24"/>
        </w:rPr>
        <w:t>5</w:t>
      </w:r>
      <w:r w:rsidR="00B84E37" w:rsidRPr="00E0424F">
        <w:rPr>
          <w:rFonts w:ascii="Times New Roman" w:hAnsi="Times New Roman" w:cs="Times New Roman"/>
          <w:b/>
          <w:sz w:val="24"/>
          <w:szCs w:val="24"/>
        </w:rPr>
        <w:t xml:space="preserve"> </w:t>
      </w:r>
      <w:r w:rsidR="00B84E37" w:rsidRPr="00E0424F">
        <w:rPr>
          <w:rFonts w:ascii="Times New Roman" w:hAnsi="Times New Roman" w:cs="Times New Roman"/>
          <w:color w:val="000000"/>
          <w:sz w:val="24"/>
          <w:szCs w:val="24"/>
        </w:rPr>
        <w:t xml:space="preserve">Threshold age trajectories for </w:t>
      </w:r>
      <m:oMath>
        <m:r>
          <w:rPr>
            <w:rFonts w:ascii="Cambria Math" w:hAnsi="Cambria Math" w:cs="Times New Roman"/>
            <w:color w:val="000000"/>
            <w:sz w:val="24"/>
            <w:szCs w:val="24"/>
          </w:rPr>
          <m:t xml:space="preserve">η, </m:t>
        </m:r>
        <m:r>
          <w:rPr>
            <w:rFonts w:ascii="Cambria Math" w:hAnsi="Cambria Math" w:cs="Times New Roman"/>
            <w:sz w:val="24"/>
            <w:szCs w:val="24"/>
          </w:rPr>
          <m:t>g</m:t>
        </m:r>
      </m:oMath>
      <w:r w:rsidR="00B84E37" w:rsidRPr="00E0424F">
        <w:rPr>
          <w:rFonts w:ascii="Times New Roman" w:eastAsiaTheme="minorEastAsia" w:hAnsi="Times New Roman" w:cs="Times New Roman"/>
          <w:sz w:val="24"/>
          <w:szCs w:val="24"/>
        </w:rPr>
        <w:t xml:space="preserve"> and </w:t>
      </w:r>
      <m:oMath>
        <m:r>
          <w:rPr>
            <w:rFonts w:ascii="Cambria Math" w:hAnsi="Cambria Math" w:cs="Times New Roman"/>
            <w:sz w:val="24"/>
            <w:szCs w:val="24"/>
          </w:rPr>
          <m:t>C</m:t>
        </m:r>
      </m:oMath>
      <w:r w:rsidR="00B84E37" w:rsidRPr="00E0424F">
        <w:rPr>
          <w:rFonts w:ascii="Times New Roman" w:eastAsiaTheme="minorEastAsia" w:hAnsi="Times New Roman" w:cs="Times New Roman"/>
          <w:sz w:val="24"/>
          <w:szCs w:val="24"/>
        </w:rPr>
        <w:t>. Calculations based on data from HMD (1).</w:t>
      </w:r>
      <w:r w:rsidR="00B84E37" w:rsidRPr="00E0424F">
        <w:rPr>
          <w:rFonts w:ascii="Times New Roman" w:hAnsi="Times New Roman" w:cs="Times New Roman"/>
          <w:noProof/>
          <w:sz w:val="24"/>
          <w:szCs w:val="24"/>
        </w:rPr>
        <w:t xml:space="preserve"> </w:t>
      </w:r>
    </w:p>
    <w:p w14:paraId="0775395E" w14:textId="77777777" w:rsidR="00B84E37" w:rsidRPr="00E0424F" w:rsidRDefault="00B84E37" w:rsidP="00B84E37">
      <w:pPr>
        <w:jc w:val="center"/>
        <w:rPr>
          <w:rFonts w:ascii="Times New Roman" w:hAnsi="Times New Roman" w:cs="Times New Roman"/>
          <w:noProof/>
          <w:sz w:val="24"/>
          <w:szCs w:val="24"/>
        </w:rPr>
      </w:pPr>
      <w:r w:rsidRPr="00E0424F">
        <w:rPr>
          <w:rFonts w:ascii="Times New Roman" w:hAnsi="Times New Roman" w:cs="Times New Roman"/>
          <w:noProof/>
          <w:sz w:val="24"/>
          <w:szCs w:val="24"/>
        </w:rPr>
        <w:t xml:space="preserve"> </w:t>
      </w:r>
    </w:p>
    <w:p w14:paraId="37268DFC" w14:textId="77777777" w:rsidR="00B84E37" w:rsidRPr="00E0424F" w:rsidRDefault="00B84E37" w:rsidP="00B84E37">
      <w:pPr>
        <w:jc w:val="center"/>
        <w:rPr>
          <w:rFonts w:ascii="Times New Roman" w:hAnsi="Times New Roman" w:cs="Times New Roman"/>
          <w:noProof/>
          <w:sz w:val="24"/>
          <w:szCs w:val="24"/>
        </w:rPr>
      </w:pPr>
    </w:p>
    <w:p w14:paraId="5D21D749" w14:textId="77777777" w:rsidR="001F2B5A" w:rsidRPr="00E0424F" w:rsidRDefault="00B84E37" w:rsidP="001F2B5A">
      <w:pPr>
        <w:rPr>
          <w:rFonts w:ascii="Times New Roman" w:hAnsi="Times New Roman" w:cs="Times New Roman"/>
          <w:b/>
          <w:sz w:val="24"/>
          <w:szCs w:val="24"/>
        </w:rPr>
      </w:pPr>
      <w:r w:rsidRPr="00E0424F">
        <w:rPr>
          <w:rFonts w:ascii="Times New Roman" w:hAnsi="Times New Roman" w:cs="Times New Roman"/>
          <w:b/>
          <w:sz w:val="24"/>
          <w:szCs w:val="24"/>
        </w:rPr>
        <w:br w:type="page"/>
      </w:r>
      <w:r w:rsidR="001F2B5A" w:rsidRPr="00E0424F">
        <w:rPr>
          <w:rFonts w:ascii="Times New Roman" w:hAnsi="Times New Roman" w:cs="Times New Roman"/>
          <w:b/>
          <w:sz w:val="24"/>
          <w:szCs w:val="24"/>
        </w:rPr>
        <w:lastRenderedPageBreak/>
        <w:t xml:space="preserve"> </w:t>
      </w:r>
    </w:p>
    <w:p w14:paraId="764CE415" w14:textId="77777777" w:rsidR="00B84E37" w:rsidRPr="00E0424F" w:rsidRDefault="00B84E37" w:rsidP="00B84E37">
      <w:pPr>
        <w:rPr>
          <w:rFonts w:ascii="Times New Roman" w:hAnsi="Times New Roman" w:cs="Times New Roman"/>
          <w:color w:val="000000"/>
          <w:sz w:val="24"/>
          <w:szCs w:val="24"/>
        </w:rPr>
      </w:pPr>
      <w:r w:rsidRPr="00E0424F">
        <w:rPr>
          <w:rFonts w:ascii="Times New Roman" w:hAnsi="Times New Roman" w:cs="Times New Roman"/>
          <w:b/>
          <w:sz w:val="24"/>
          <w:szCs w:val="24"/>
        </w:rPr>
        <w:t xml:space="preserve">Table S1 </w:t>
      </w:r>
      <w:r w:rsidRPr="00E0424F">
        <w:rPr>
          <w:rFonts w:ascii="Times New Roman" w:hAnsi="Times New Roman" w:cs="Times New Roman"/>
          <w:color w:val="000000"/>
          <w:sz w:val="24"/>
          <w:szCs w:val="24"/>
        </w:rPr>
        <w:t>Females. Countries and regions in the Human Mortality Database used in our study, ranked by female life expectancy for the newest year available.</w:t>
      </w:r>
    </w:p>
    <w:tbl>
      <w:tblPr>
        <w:tblW w:w="0" w:type="auto"/>
        <w:tblLook w:val="04A0" w:firstRow="1" w:lastRow="0" w:firstColumn="1" w:lastColumn="0" w:noHBand="0" w:noVBand="1"/>
      </w:tblPr>
      <w:tblGrid>
        <w:gridCol w:w="510"/>
        <w:gridCol w:w="1923"/>
        <w:gridCol w:w="790"/>
        <w:gridCol w:w="710"/>
        <w:gridCol w:w="756"/>
        <w:gridCol w:w="636"/>
        <w:gridCol w:w="636"/>
        <w:gridCol w:w="636"/>
        <w:gridCol w:w="756"/>
        <w:gridCol w:w="756"/>
        <w:gridCol w:w="756"/>
      </w:tblGrid>
      <w:tr w:rsidR="00B84E37" w:rsidRPr="00E0424F" w14:paraId="5B5A28C2" w14:textId="77777777" w:rsidTr="00B84E37">
        <w:trPr>
          <w:trHeight w:val="285"/>
        </w:trPr>
        <w:tc>
          <w:tcPr>
            <w:tcW w:w="0" w:type="auto"/>
            <w:tcBorders>
              <w:top w:val="nil"/>
              <w:left w:val="nil"/>
              <w:bottom w:val="single" w:sz="4" w:space="0" w:color="auto"/>
              <w:right w:val="nil"/>
            </w:tcBorders>
            <w:shd w:val="clear" w:color="auto" w:fill="auto"/>
            <w:noWrap/>
            <w:vAlign w:val="bottom"/>
            <w:hideMark/>
          </w:tcPr>
          <w:p w14:paraId="7ED6EE4A"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No</w:t>
            </w:r>
          </w:p>
        </w:tc>
        <w:tc>
          <w:tcPr>
            <w:tcW w:w="0" w:type="auto"/>
            <w:tcBorders>
              <w:top w:val="nil"/>
              <w:left w:val="nil"/>
              <w:bottom w:val="single" w:sz="4" w:space="0" w:color="auto"/>
              <w:right w:val="nil"/>
            </w:tcBorders>
            <w:shd w:val="clear" w:color="auto" w:fill="auto"/>
            <w:noWrap/>
            <w:vAlign w:val="bottom"/>
            <w:hideMark/>
          </w:tcPr>
          <w:p w14:paraId="1680860B"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Country</w:t>
            </w:r>
          </w:p>
        </w:tc>
        <w:tc>
          <w:tcPr>
            <w:tcW w:w="0" w:type="auto"/>
            <w:tcBorders>
              <w:top w:val="nil"/>
              <w:left w:val="nil"/>
              <w:bottom w:val="single" w:sz="4" w:space="0" w:color="auto"/>
              <w:right w:val="nil"/>
            </w:tcBorders>
            <w:shd w:val="clear" w:color="auto" w:fill="auto"/>
            <w:noWrap/>
            <w:vAlign w:val="bottom"/>
            <w:hideMark/>
          </w:tcPr>
          <w:p w14:paraId="5BA322E5"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Initial</w:t>
            </w:r>
          </w:p>
        </w:tc>
        <w:tc>
          <w:tcPr>
            <w:tcW w:w="0" w:type="auto"/>
            <w:tcBorders>
              <w:top w:val="nil"/>
              <w:left w:val="nil"/>
              <w:bottom w:val="single" w:sz="4" w:space="0" w:color="auto"/>
              <w:right w:val="nil"/>
            </w:tcBorders>
            <w:shd w:val="clear" w:color="auto" w:fill="auto"/>
            <w:noWrap/>
            <w:vAlign w:val="bottom"/>
            <w:hideMark/>
          </w:tcPr>
          <w:p w14:paraId="1C7E8F4C"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Final</w:t>
            </w:r>
          </w:p>
        </w:tc>
        <w:tc>
          <w:tcPr>
            <w:tcW w:w="0" w:type="auto"/>
            <w:tcBorders>
              <w:top w:val="nil"/>
              <w:left w:val="nil"/>
              <w:bottom w:val="single" w:sz="4" w:space="0" w:color="auto"/>
              <w:right w:val="nil"/>
            </w:tcBorders>
            <w:shd w:val="clear" w:color="auto" w:fill="auto"/>
            <w:noWrap/>
            <w:vAlign w:val="bottom"/>
            <w:hideMark/>
          </w:tcPr>
          <w:p w14:paraId="3E4C23DC"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e</w:t>
            </w:r>
            <w:r w:rsidRPr="00E0424F">
              <w:rPr>
                <w:rFonts w:ascii="Times New Roman" w:eastAsia="Times New Roman" w:hAnsi="Times New Roman" w:cs="Times New Roman"/>
                <w:color w:val="000000"/>
                <w:sz w:val="24"/>
                <w:szCs w:val="24"/>
                <w:vertAlign w:val="subscript"/>
              </w:rPr>
              <w:t>0</w:t>
            </w:r>
          </w:p>
        </w:tc>
        <w:tc>
          <w:tcPr>
            <w:tcW w:w="0" w:type="auto"/>
            <w:tcBorders>
              <w:top w:val="nil"/>
              <w:left w:val="nil"/>
              <w:bottom w:val="single" w:sz="4" w:space="0" w:color="auto"/>
              <w:right w:val="nil"/>
            </w:tcBorders>
            <w:shd w:val="clear" w:color="auto" w:fill="auto"/>
            <w:vAlign w:val="bottom"/>
            <w:hideMark/>
          </w:tcPr>
          <w:p w14:paraId="0A08932E"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w:t>
            </w:r>
          </w:p>
        </w:tc>
        <w:tc>
          <w:tcPr>
            <w:tcW w:w="0" w:type="auto"/>
            <w:tcBorders>
              <w:top w:val="nil"/>
              <w:left w:val="nil"/>
              <w:bottom w:val="single" w:sz="4" w:space="0" w:color="auto"/>
              <w:right w:val="nil"/>
            </w:tcBorders>
            <w:shd w:val="clear" w:color="auto" w:fill="auto"/>
            <w:noWrap/>
            <w:vAlign w:val="bottom"/>
            <w:hideMark/>
          </w:tcPr>
          <w:p w14:paraId="0603008A"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l</w:t>
            </w:r>
          </w:p>
        </w:tc>
        <w:tc>
          <w:tcPr>
            <w:tcW w:w="0" w:type="auto"/>
            <w:tcBorders>
              <w:top w:val="nil"/>
              <w:left w:val="nil"/>
              <w:bottom w:val="single" w:sz="4" w:space="0" w:color="auto"/>
              <w:right w:val="nil"/>
            </w:tcBorders>
            <w:shd w:val="clear" w:color="auto" w:fill="auto"/>
            <w:noWrap/>
            <w:vAlign w:val="bottom"/>
            <w:hideMark/>
          </w:tcPr>
          <w:p w14:paraId="3C3863C8"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cv</w:t>
            </w:r>
          </w:p>
        </w:tc>
        <w:tc>
          <w:tcPr>
            <w:tcW w:w="0" w:type="auto"/>
            <w:tcBorders>
              <w:top w:val="nil"/>
              <w:left w:val="nil"/>
              <w:bottom w:val="single" w:sz="4" w:space="0" w:color="auto"/>
              <w:right w:val="nil"/>
            </w:tcBorders>
            <w:shd w:val="clear" w:color="auto" w:fill="auto"/>
            <w:noWrap/>
            <w:vAlign w:val="bottom"/>
            <w:hideMark/>
          </w:tcPr>
          <w:p w14:paraId="5A58CB98"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a</w:t>
            </w:r>
            <w:r w:rsidRPr="00E0424F">
              <w:rPr>
                <w:rFonts w:ascii="Times New Roman" w:eastAsia="Times New Roman" w:hAnsi="Times New Roman" w:cs="Times New Roman"/>
                <w:color w:val="000000"/>
                <w:sz w:val="24"/>
                <w:szCs w:val="24"/>
                <w:vertAlign w:val="superscript"/>
              </w:rPr>
              <w:t></w:t>
            </w:r>
          </w:p>
        </w:tc>
        <w:tc>
          <w:tcPr>
            <w:tcW w:w="0" w:type="auto"/>
            <w:tcBorders>
              <w:top w:val="nil"/>
              <w:left w:val="nil"/>
              <w:bottom w:val="single" w:sz="4" w:space="0" w:color="auto"/>
              <w:right w:val="nil"/>
            </w:tcBorders>
            <w:shd w:val="clear" w:color="auto" w:fill="auto"/>
            <w:noWrap/>
            <w:vAlign w:val="bottom"/>
            <w:hideMark/>
          </w:tcPr>
          <w:p w14:paraId="1B875B31"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a</w:t>
            </w:r>
            <w:r w:rsidRPr="00E0424F">
              <w:rPr>
                <w:rFonts w:ascii="Times New Roman" w:eastAsia="Times New Roman" w:hAnsi="Times New Roman" w:cs="Times New Roman"/>
                <w:color w:val="000000"/>
                <w:sz w:val="24"/>
                <w:szCs w:val="24"/>
                <w:vertAlign w:val="superscript"/>
              </w:rPr>
              <w:t>-logG</w:t>
            </w:r>
          </w:p>
        </w:tc>
        <w:tc>
          <w:tcPr>
            <w:tcW w:w="0" w:type="auto"/>
            <w:tcBorders>
              <w:top w:val="nil"/>
              <w:left w:val="nil"/>
              <w:bottom w:val="single" w:sz="4" w:space="0" w:color="auto"/>
              <w:right w:val="nil"/>
            </w:tcBorders>
            <w:shd w:val="clear" w:color="auto" w:fill="auto"/>
            <w:noWrap/>
            <w:vAlign w:val="bottom"/>
            <w:hideMark/>
          </w:tcPr>
          <w:p w14:paraId="32C21987"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a</w:t>
            </w:r>
            <w:r w:rsidRPr="00E0424F">
              <w:rPr>
                <w:rFonts w:ascii="Times New Roman" w:eastAsia="Times New Roman" w:hAnsi="Times New Roman" w:cs="Times New Roman"/>
                <w:color w:val="000000"/>
                <w:sz w:val="24"/>
                <w:szCs w:val="24"/>
                <w:vertAlign w:val="superscript"/>
              </w:rPr>
              <w:t>cv</w:t>
            </w:r>
          </w:p>
        </w:tc>
      </w:tr>
      <w:tr w:rsidR="00B84E37" w:rsidRPr="00E0424F" w14:paraId="54C52F1A" w14:textId="77777777" w:rsidTr="00B84E37">
        <w:trPr>
          <w:trHeight w:val="285"/>
        </w:trPr>
        <w:tc>
          <w:tcPr>
            <w:tcW w:w="0" w:type="auto"/>
            <w:tcBorders>
              <w:top w:val="nil"/>
              <w:left w:val="nil"/>
              <w:bottom w:val="nil"/>
              <w:right w:val="nil"/>
            </w:tcBorders>
            <w:shd w:val="clear" w:color="auto" w:fill="auto"/>
            <w:noWrap/>
            <w:vAlign w:val="bottom"/>
            <w:hideMark/>
          </w:tcPr>
          <w:p w14:paraId="2CDA76B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w:t>
            </w:r>
          </w:p>
        </w:tc>
        <w:tc>
          <w:tcPr>
            <w:tcW w:w="0" w:type="auto"/>
            <w:tcBorders>
              <w:top w:val="nil"/>
              <w:left w:val="nil"/>
              <w:bottom w:val="nil"/>
              <w:right w:val="nil"/>
            </w:tcBorders>
            <w:shd w:val="clear" w:color="auto" w:fill="auto"/>
            <w:noWrap/>
            <w:vAlign w:val="bottom"/>
            <w:hideMark/>
          </w:tcPr>
          <w:p w14:paraId="540914F5"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Japan</w:t>
            </w:r>
          </w:p>
        </w:tc>
        <w:tc>
          <w:tcPr>
            <w:tcW w:w="0" w:type="auto"/>
            <w:tcBorders>
              <w:top w:val="nil"/>
              <w:left w:val="nil"/>
              <w:bottom w:val="nil"/>
              <w:right w:val="nil"/>
            </w:tcBorders>
            <w:shd w:val="clear" w:color="auto" w:fill="auto"/>
            <w:noWrap/>
            <w:vAlign w:val="bottom"/>
            <w:hideMark/>
          </w:tcPr>
          <w:p w14:paraId="7B75E9F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1947</w:t>
            </w:r>
          </w:p>
        </w:tc>
        <w:tc>
          <w:tcPr>
            <w:tcW w:w="0" w:type="auto"/>
            <w:tcBorders>
              <w:top w:val="nil"/>
              <w:left w:val="nil"/>
              <w:bottom w:val="nil"/>
              <w:right w:val="nil"/>
            </w:tcBorders>
            <w:shd w:val="clear" w:color="auto" w:fill="auto"/>
            <w:noWrap/>
            <w:vAlign w:val="bottom"/>
            <w:hideMark/>
          </w:tcPr>
          <w:p w14:paraId="759DCFA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2014</w:t>
            </w:r>
          </w:p>
        </w:tc>
        <w:tc>
          <w:tcPr>
            <w:tcW w:w="0" w:type="auto"/>
            <w:tcBorders>
              <w:top w:val="nil"/>
              <w:left w:val="nil"/>
              <w:bottom w:val="nil"/>
              <w:right w:val="nil"/>
            </w:tcBorders>
            <w:shd w:val="clear" w:color="auto" w:fill="auto"/>
            <w:noWrap/>
            <w:vAlign w:val="bottom"/>
            <w:hideMark/>
          </w:tcPr>
          <w:p w14:paraId="4234C7A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86.84</w:t>
            </w:r>
          </w:p>
        </w:tc>
        <w:tc>
          <w:tcPr>
            <w:tcW w:w="0" w:type="auto"/>
            <w:tcBorders>
              <w:top w:val="nil"/>
              <w:left w:val="nil"/>
              <w:bottom w:val="nil"/>
              <w:right w:val="nil"/>
            </w:tcBorders>
            <w:shd w:val="clear" w:color="auto" w:fill="auto"/>
            <w:noWrap/>
            <w:vAlign w:val="bottom"/>
            <w:hideMark/>
          </w:tcPr>
          <w:p w14:paraId="7DDB7D12"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2.13</w:t>
            </w:r>
          </w:p>
        </w:tc>
        <w:tc>
          <w:tcPr>
            <w:tcW w:w="0" w:type="auto"/>
            <w:tcBorders>
              <w:top w:val="nil"/>
              <w:left w:val="nil"/>
              <w:bottom w:val="nil"/>
              <w:right w:val="nil"/>
            </w:tcBorders>
            <w:shd w:val="clear" w:color="auto" w:fill="auto"/>
            <w:noWrap/>
            <w:vAlign w:val="bottom"/>
            <w:hideMark/>
          </w:tcPr>
          <w:p w14:paraId="685A18F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2.61</w:t>
            </w:r>
          </w:p>
        </w:tc>
        <w:tc>
          <w:tcPr>
            <w:tcW w:w="0" w:type="auto"/>
            <w:tcBorders>
              <w:top w:val="nil"/>
              <w:left w:val="nil"/>
              <w:bottom w:val="nil"/>
              <w:right w:val="nil"/>
            </w:tcBorders>
            <w:shd w:val="clear" w:color="auto" w:fill="auto"/>
            <w:noWrap/>
            <w:vAlign w:val="bottom"/>
            <w:hideMark/>
          </w:tcPr>
          <w:p w14:paraId="637CBEA1"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1.90</w:t>
            </w:r>
          </w:p>
        </w:tc>
        <w:tc>
          <w:tcPr>
            <w:tcW w:w="0" w:type="auto"/>
            <w:tcBorders>
              <w:top w:val="nil"/>
              <w:left w:val="nil"/>
              <w:bottom w:val="nil"/>
              <w:right w:val="nil"/>
            </w:tcBorders>
            <w:shd w:val="clear" w:color="auto" w:fill="auto"/>
            <w:noWrap/>
            <w:vAlign w:val="bottom"/>
            <w:hideMark/>
          </w:tcPr>
          <w:p w14:paraId="43AA0CD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86.83</w:t>
            </w:r>
          </w:p>
        </w:tc>
        <w:tc>
          <w:tcPr>
            <w:tcW w:w="0" w:type="auto"/>
            <w:tcBorders>
              <w:top w:val="nil"/>
              <w:left w:val="nil"/>
              <w:bottom w:val="nil"/>
              <w:right w:val="nil"/>
            </w:tcBorders>
            <w:shd w:val="clear" w:color="auto" w:fill="auto"/>
            <w:noWrap/>
            <w:vAlign w:val="bottom"/>
            <w:hideMark/>
          </w:tcPr>
          <w:p w14:paraId="6DBB729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84.05</w:t>
            </w:r>
          </w:p>
        </w:tc>
        <w:tc>
          <w:tcPr>
            <w:tcW w:w="0" w:type="auto"/>
            <w:tcBorders>
              <w:top w:val="nil"/>
              <w:left w:val="nil"/>
              <w:bottom w:val="nil"/>
              <w:right w:val="nil"/>
            </w:tcBorders>
            <w:shd w:val="clear" w:color="auto" w:fill="auto"/>
            <w:noWrap/>
            <w:vAlign w:val="bottom"/>
            <w:hideMark/>
          </w:tcPr>
          <w:p w14:paraId="4B27E691"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81.69</w:t>
            </w:r>
          </w:p>
        </w:tc>
      </w:tr>
      <w:tr w:rsidR="00B84E37" w:rsidRPr="00E0424F" w14:paraId="47887D61" w14:textId="77777777" w:rsidTr="00B84E37">
        <w:trPr>
          <w:trHeight w:val="285"/>
        </w:trPr>
        <w:tc>
          <w:tcPr>
            <w:tcW w:w="0" w:type="auto"/>
            <w:tcBorders>
              <w:top w:val="nil"/>
              <w:left w:val="nil"/>
              <w:bottom w:val="nil"/>
              <w:right w:val="nil"/>
            </w:tcBorders>
            <w:shd w:val="clear" w:color="auto" w:fill="auto"/>
            <w:noWrap/>
            <w:vAlign w:val="bottom"/>
            <w:hideMark/>
          </w:tcPr>
          <w:p w14:paraId="2BACDDE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w:t>
            </w:r>
          </w:p>
        </w:tc>
        <w:tc>
          <w:tcPr>
            <w:tcW w:w="0" w:type="auto"/>
            <w:tcBorders>
              <w:top w:val="nil"/>
              <w:left w:val="nil"/>
              <w:bottom w:val="nil"/>
              <w:right w:val="nil"/>
            </w:tcBorders>
            <w:shd w:val="clear" w:color="auto" w:fill="auto"/>
            <w:noWrap/>
            <w:vAlign w:val="bottom"/>
            <w:hideMark/>
          </w:tcPr>
          <w:p w14:paraId="21C99826"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Spain</w:t>
            </w:r>
          </w:p>
        </w:tc>
        <w:tc>
          <w:tcPr>
            <w:tcW w:w="0" w:type="auto"/>
            <w:tcBorders>
              <w:top w:val="nil"/>
              <w:left w:val="nil"/>
              <w:bottom w:val="nil"/>
              <w:right w:val="nil"/>
            </w:tcBorders>
            <w:shd w:val="clear" w:color="auto" w:fill="auto"/>
            <w:noWrap/>
            <w:vAlign w:val="bottom"/>
            <w:hideMark/>
          </w:tcPr>
          <w:p w14:paraId="4DDEAA3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1908</w:t>
            </w:r>
          </w:p>
        </w:tc>
        <w:tc>
          <w:tcPr>
            <w:tcW w:w="0" w:type="auto"/>
            <w:tcBorders>
              <w:top w:val="nil"/>
              <w:left w:val="nil"/>
              <w:bottom w:val="nil"/>
              <w:right w:val="nil"/>
            </w:tcBorders>
            <w:shd w:val="clear" w:color="auto" w:fill="auto"/>
            <w:noWrap/>
            <w:vAlign w:val="bottom"/>
            <w:hideMark/>
          </w:tcPr>
          <w:p w14:paraId="7235EE7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2014</w:t>
            </w:r>
          </w:p>
        </w:tc>
        <w:tc>
          <w:tcPr>
            <w:tcW w:w="0" w:type="auto"/>
            <w:tcBorders>
              <w:top w:val="nil"/>
              <w:left w:val="nil"/>
              <w:bottom w:val="nil"/>
              <w:right w:val="nil"/>
            </w:tcBorders>
            <w:shd w:val="clear" w:color="auto" w:fill="auto"/>
            <w:noWrap/>
            <w:vAlign w:val="bottom"/>
            <w:hideMark/>
          </w:tcPr>
          <w:p w14:paraId="1A09C17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85.61</w:t>
            </w:r>
          </w:p>
        </w:tc>
        <w:tc>
          <w:tcPr>
            <w:tcW w:w="0" w:type="auto"/>
            <w:tcBorders>
              <w:top w:val="nil"/>
              <w:left w:val="nil"/>
              <w:bottom w:val="nil"/>
              <w:right w:val="nil"/>
            </w:tcBorders>
            <w:shd w:val="clear" w:color="auto" w:fill="auto"/>
            <w:noWrap/>
            <w:vAlign w:val="bottom"/>
            <w:hideMark/>
          </w:tcPr>
          <w:p w14:paraId="0350C13D"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2.15</w:t>
            </w:r>
          </w:p>
        </w:tc>
        <w:tc>
          <w:tcPr>
            <w:tcW w:w="0" w:type="auto"/>
            <w:tcBorders>
              <w:top w:val="nil"/>
              <w:left w:val="nil"/>
              <w:bottom w:val="nil"/>
              <w:right w:val="nil"/>
            </w:tcBorders>
            <w:shd w:val="clear" w:color="auto" w:fill="auto"/>
            <w:noWrap/>
            <w:vAlign w:val="bottom"/>
            <w:hideMark/>
          </w:tcPr>
          <w:p w14:paraId="4C11F90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2.63</w:t>
            </w:r>
          </w:p>
        </w:tc>
        <w:tc>
          <w:tcPr>
            <w:tcW w:w="0" w:type="auto"/>
            <w:tcBorders>
              <w:top w:val="nil"/>
              <w:left w:val="nil"/>
              <w:bottom w:val="nil"/>
              <w:right w:val="nil"/>
            </w:tcBorders>
            <w:shd w:val="clear" w:color="auto" w:fill="auto"/>
            <w:noWrap/>
            <w:vAlign w:val="bottom"/>
            <w:hideMark/>
          </w:tcPr>
          <w:p w14:paraId="688C7B42"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1.93</w:t>
            </w:r>
          </w:p>
        </w:tc>
        <w:tc>
          <w:tcPr>
            <w:tcW w:w="0" w:type="auto"/>
            <w:tcBorders>
              <w:top w:val="nil"/>
              <w:left w:val="nil"/>
              <w:bottom w:val="nil"/>
              <w:right w:val="nil"/>
            </w:tcBorders>
            <w:shd w:val="clear" w:color="auto" w:fill="auto"/>
            <w:noWrap/>
            <w:vAlign w:val="bottom"/>
            <w:hideMark/>
          </w:tcPr>
          <w:p w14:paraId="7061766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85.33</w:t>
            </w:r>
          </w:p>
        </w:tc>
        <w:tc>
          <w:tcPr>
            <w:tcW w:w="0" w:type="auto"/>
            <w:tcBorders>
              <w:top w:val="nil"/>
              <w:left w:val="nil"/>
              <w:bottom w:val="nil"/>
              <w:right w:val="nil"/>
            </w:tcBorders>
            <w:shd w:val="clear" w:color="auto" w:fill="auto"/>
            <w:noWrap/>
            <w:vAlign w:val="bottom"/>
            <w:hideMark/>
          </w:tcPr>
          <w:p w14:paraId="66084F0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82.69</w:t>
            </w:r>
          </w:p>
        </w:tc>
        <w:tc>
          <w:tcPr>
            <w:tcW w:w="0" w:type="auto"/>
            <w:tcBorders>
              <w:top w:val="nil"/>
              <w:left w:val="nil"/>
              <w:bottom w:val="nil"/>
              <w:right w:val="nil"/>
            </w:tcBorders>
            <w:shd w:val="clear" w:color="auto" w:fill="auto"/>
            <w:noWrap/>
            <w:vAlign w:val="bottom"/>
            <w:hideMark/>
          </w:tcPr>
          <w:p w14:paraId="67CD3C2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80.54</w:t>
            </w:r>
          </w:p>
        </w:tc>
      </w:tr>
      <w:tr w:rsidR="00B84E37" w:rsidRPr="00E0424F" w14:paraId="0FD76828" w14:textId="77777777" w:rsidTr="00B84E37">
        <w:trPr>
          <w:trHeight w:val="285"/>
        </w:trPr>
        <w:tc>
          <w:tcPr>
            <w:tcW w:w="0" w:type="auto"/>
            <w:tcBorders>
              <w:top w:val="nil"/>
              <w:left w:val="nil"/>
              <w:bottom w:val="nil"/>
              <w:right w:val="nil"/>
            </w:tcBorders>
            <w:shd w:val="clear" w:color="auto" w:fill="auto"/>
            <w:noWrap/>
            <w:vAlign w:val="bottom"/>
            <w:hideMark/>
          </w:tcPr>
          <w:p w14:paraId="5A3EBF5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3</w:t>
            </w:r>
          </w:p>
        </w:tc>
        <w:tc>
          <w:tcPr>
            <w:tcW w:w="0" w:type="auto"/>
            <w:tcBorders>
              <w:top w:val="nil"/>
              <w:left w:val="nil"/>
              <w:bottom w:val="nil"/>
              <w:right w:val="nil"/>
            </w:tcBorders>
            <w:shd w:val="clear" w:color="auto" w:fill="auto"/>
            <w:noWrap/>
            <w:vAlign w:val="bottom"/>
            <w:hideMark/>
          </w:tcPr>
          <w:p w14:paraId="343F42ED"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France</w:t>
            </w:r>
          </w:p>
        </w:tc>
        <w:tc>
          <w:tcPr>
            <w:tcW w:w="0" w:type="auto"/>
            <w:tcBorders>
              <w:top w:val="nil"/>
              <w:left w:val="nil"/>
              <w:bottom w:val="nil"/>
              <w:right w:val="nil"/>
            </w:tcBorders>
            <w:shd w:val="clear" w:color="auto" w:fill="auto"/>
            <w:noWrap/>
            <w:vAlign w:val="bottom"/>
            <w:hideMark/>
          </w:tcPr>
          <w:p w14:paraId="79F73B29"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1900</w:t>
            </w:r>
          </w:p>
        </w:tc>
        <w:tc>
          <w:tcPr>
            <w:tcW w:w="0" w:type="auto"/>
            <w:tcBorders>
              <w:top w:val="nil"/>
              <w:left w:val="nil"/>
              <w:bottom w:val="nil"/>
              <w:right w:val="nil"/>
            </w:tcBorders>
            <w:shd w:val="clear" w:color="auto" w:fill="auto"/>
            <w:noWrap/>
            <w:vAlign w:val="bottom"/>
            <w:hideMark/>
          </w:tcPr>
          <w:p w14:paraId="1CA5958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2014</w:t>
            </w:r>
          </w:p>
        </w:tc>
        <w:tc>
          <w:tcPr>
            <w:tcW w:w="0" w:type="auto"/>
            <w:tcBorders>
              <w:top w:val="nil"/>
              <w:left w:val="nil"/>
              <w:bottom w:val="nil"/>
              <w:right w:val="nil"/>
            </w:tcBorders>
            <w:shd w:val="clear" w:color="auto" w:fill="auto"/>
            <w:noWrap/>
            <w:vAlign w:val="bottom"/>
            <w:hideMark/>
          </w:tcPr>
          <w:p w14:paraId="1765F27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85.40</w:t>
            </w:r>
          </w:p>
        </w:tc>
        <w:tc>
          <w:tcPr>
            <w:tcW w:w="0" w:type="auto"/>
            <w:tcBorders>
              <w:top w:val="nil"/>
              <w:left w:val="nil"/>
              <w:bottom w:val="nil"/>
              <w:right w:val="nil"/>
            </w:tcBorders>
            <w:shd w:val="clear" w:color="auto" w:fill="auto"/>
            <w:noWrap/>
            <w:vAlign w:val="bottom"/>
            <w:hideMark/>
          </w:tcPr>
          <w:p w14:paraId="3D12E52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2.09</w:t>
            </w:r>
          </w:p>
        </w:tc>
        <w:tc>
          <w:tcPr>
            <w:tcW w:w="0" w:type="auto"/>
            <w:tcBorders>
              <w:top w:val="nil"/>
              <w:left w:val="nil"/>
              <w:bottom w:val="nil"/>
              <w:right w:val="nil"/>
            </w:tcBorders>
            <w:shd w:val="clear" w:color="auto" w:fill="auto"/>
            <w:noWrap/>
            <w:vAlign w:val="bottom"/>
            <w:hideMark/>
          </w:tcPr>
          <w:p w14:paraId="18EE6FB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2.54</w:t>
            </w:r>
          </w:p>
        </w:tc>
        <w:tc>
          <w:tcPr>
            <w:tcW w:w="0" w:type="auto"/>
            <w:tcBorders>
              <w:top w:val="nil"/>
              <w:left w:val="nil"/>
              <w:bottom w:val="nil"/>
              <w:right w:val="nil"/>
            </w:tcBorders>
            <w:shd w:val="clear" w:color="auto" w:fill="auto"/>
            <w:noWrap/>
            <w:vAlign w:val="bottom"/>
            <w:hideMark/>
          </w:tcPr>
          <w:p w14:paraId="0E40E28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1.84</w:t>
            </w:r>
          </w:p>
        </w:tc>
        <w:tc>
          <w:tcPr>
            <w:tcW w:w="0" w:type="auto"/>
            <w:tcBorders>
              <w:top w:val="nil"/>
              <w:left w:val="nil"/>
              <w:bottom w:val="nil"/>
              <w:right w:val="nil"/>
            </w:tcBorders>
            <w:shd w:val="clear" w:color="auto" w:fill="auto"/>
            <w:noWrap/>
            <w:vAlign w:val="bottom"/>
            <w:hideMark/>
          </w:tcPr>
          <w:p w14:paraId="6A3F121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85.88</w:t>
            </w:r>
          </w:p>
        </w:tc>
        <w:tc>
          <w:tcPr>
            <w:tcW w:w="0" w:type="auto"/>
            <w:tcBorders>
              <w:top w:val="nil"/>
              <w:left w:val="nil"/>
              <w:bottom w:val="nil"/>
              <w:right w:val="nil"/>
            </w:tcBorders>
            <w:shd w:val="clear" w:color="auto" w:fill="auto"/>
            <w:noWrap/>
            <w:vAlign w:val="bottom"/>
            <w:hideMark/>
          </w:tcPr>
          <w:p w14:paraId="10A6977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83.08</w:t>
            </w:r>
          </w:p>
        </w:tc>
        <w:tc>
          <w:tcPr>
            <w:tcW w:w="0" w:type="auto"/>
            <w:tcBorders>
              <w:top w:val="nil"/>
              <w:left w:val="nil"/>
              <w:bottom w:val="nil"/>
              <w:right w:val="nil"/>
            </w:tcBorders>
            <w:shd w:val="clear" w:color="auto" w:fill="auto"/>
            <w:noWrap/>
            <w:vAlign w:val="bottom"/>
            <w:hideMark/>
          </w:tcPr>
          <w:p w14:paraId="620C604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80.35</w:t>
            </w:r>
          </w:p>
        </w:tc>
      </w:tr>
      <w:tr w:rsidR="00B84E37" w:rsidRPr="00E0424F" w14:paraId="514189A8" w14:textId="77777777" w:rsidTr="00B84E37">
        <w:trPr>
          <w:trHeight w:val="285"/>
        </w:trPr>
        <w:tc>
          <w:tcPr>
            <w:tcW w:w="0" w:type="auto"/>
            <w:tcBorders>
              <w:top w:val="nil"/>
              <w:left w:val="nil"/>
              <w:bottom w:val="nil"/>
              <w:right w:val="nil"/>
            </w:tcBorders>
            <w:shd w:val="clear" w:color="auto" w:fill="auto"/>
            <w:noWrap/>
            <w:vAlign w:val="bottom"/>
            <w:hideMark/>
          </w:tcPr>
          <w:p w14:paraId="55C3758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4</w:t>
            </w:r>
          </w:p>
        </w:tc>
        <w:tc>
          <w:tcPr>
            <w:tcW w:w="0" w:type="auto"/>
            <w:tcBorders>
              <w:top w:val="nil"/>
              <w:left w:val="nil"/>
              <w:bottom w:val="nil"/>
              <w:right w:val="nil"/>
            </w:tcBorders>
            <w:shd w:val="clear" w:color="auto" w:fill="auto"/>
            <w:noWrap/>
            <w:vAlign w:val="bottom"/>
            <w:hideMark/>
          </w:tcPr>
          <w:p w14:paraId="467FF828"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Switzerland</w:t>
            </w:r>
          </w:p>
        </w:tc>
        <w:tc>
          <w:tcPr>
            <w:tcW w:w="0" w:type="auto"/>
            <w:tcBorders>
              <w:top w:val="nil"/>
              <w:left w:val="nil"/>
              <w:bottom w:val="nil"/>
              <w:right w:val="nil"/>
            </w:tcBorders>
            <w:shd w:val="clear" w:color="auto" w:fill="auto"/>
            <w:noWrap/>
            <w:vAlign w:val="bottom"/>
            <w:hideMark/>
          </w:tcPr>
          <w:p w14:paraId="36600101"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1900</w:t>
            </w:r>
          </w:p>
        </w:tc>
        <w:tc>
          <w:tcPr>
            <w:tcW w:w="0" w:type="auto"/>
            <w:tcBorders>
              <w:top w:val="nil"/>
              <w:left w:val="nil"/>
              <w:bottom w:val="nil"/>
              <w:right w:val="nil"/>
            </w:tcBorders>
            <w:shd w:val="clear" w:color="auto" w:fill="auto"/>
            <w:noWrap/>
            <w:vAlign w:val="bottom"/>
            <w:hideMark/>
          </w:tcPr>
          <w:p w14:paraId="1C13617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2014</w:t>
            </w:r>
          </w:p>
        </w:tc>
        <w:tc>
          <w:tcPr>
            <w:tcW w:w="0" w:type="auto"/>
            <w:tcBorders>
              <w:top w:val="nil"/>
              <w:left w:val="nil"/>
              <w:bottom w:val="nil"/>
              <w:right w:val="nil"/>
            </w:tcBorders>
            <w:shd w:val="clear" w:color="auto" w:fill="auto"/>
            <w:noWrap/>
            <w:vAlign w:val="bottom"/>
            <w:hideMark/>
          </w:tcPr>
          <w:p w14:paraId="2E8F3E31"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85.10</w:t>
            </w:r>
          </w:p>
        </w:tc>
        <w:tc>
          <w:tcPr>
            <w:tcW w:w="0" w:type="auto"/>
            <w:tcBorders>
              <w:top w:val="nil"/>
              <w:left w:val="nil"/>
              <w:bottom w:val="nil"/>
              <w:right w:val="nil"/>
            </w:tcBorders>
            <w:shd w:val="clear" w:color="auto" w:fill="auto"/>
            <w:noWrap/>
            <w:vAlign w:val="bottom"/>
            <w:hideMark/>
          </w:tcPr>
          <w:p w14:paraId="4851B27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2.16</w:t>
            </w:r>
          </w:p>
        </w:tc>
        <w:tc>
          <w:tcPr>
            <w:tcW w:w="0" w:type="auto"/>
            <w:tcBorders>
              <w:top w:val="nil"/>
              <w:left w:val="nil"/>
              <w:bottom w:val="nil"/>
              <w:right w:val="nil"/>
            </w:tcBorders>
            <w:shd w:val="clear" w:color="auto" w:fill="auto"/>
            <w:noWrap/>
            <w:vAlign w:val="bottom"/>
            <w:hideMark/>
          </w:tcPr>
          <w:p w14:paraId="0138892D"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2.63</w:t>
            </w:r>
          </w:p>
        </w:tc>
        <w:tc>
          <w:tcPr>
            <w:tcW w:w="0" w:type="auto"/>
            <w:tcBorders>
              <w:top w:val="nil"/>
              <w:left w:val="nil"/>
              <w:bottom w:val="nil"/>
              <w:right w:val="nil"/>
            </w:tcBorders>
            <w:shd w:val="clear" w:color="auto" w:fill="auto"/>
            <w:noWrap/>
            <w:vAlign w:val="bottom"/>
            <w:hideMark/>
          </w:tcPr>
          <w:p w14:paraId="70F3462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1.91</w:t>
            </w:r>
          </w:p>
        </w:tc>
        <w:tc>
          <w:tcPr>
            <w:tcW w:w="0" w:type="auto"/>
            <w:tcBorders>
              <w:top w:val="nil"/>
              <w:left w:val="nil"/>
              <w:bottom w:val="nil"/>
              <w:right w:val="nil"/>
            </w:tcBorders>
            <w:shd w:val="clear" w:color="auto" w:fill="auto"/>
            <w:noWrap/>
            <w:vAlign w:val="bottom"/>
            <w:hideMark/>
          </w:tcPr>
          <w:p w14:paraId="3FD853D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85.14</w:t>
            </w:r>
          </w:p>
        </w:tc>
        <w:tc>
          <w:tcPr>
            <w:tcW w:w="0" w:type="auto"/>
            <w:tcBorders>
              <w:top w:val="nil"/>
              <w:left w:val="nil"/>
              <w:bottom w:val="nil"/>
              <w:right w:val="nil"/>
            </w:tcBorders>
            <w:shd w:val="clear" w:color="auto" w:fill="auto"/>
            <w:noWrap/>
            <w:vAlign w:val="bottom"/>
            <w:hideMark/>
          </w:tcPr>
          <w:p w14:paraId="691436BD"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82.51</w:t>
            </w:r>
          </w:p>
        </w:tc>
        <w:tc>
          <w:tcPr>
            <w:tcW w:w="0" w:type="auto"/>
            <w:tcBorders>
              <w:top w:val="nil"/>
              <w:left w:val="nil"/>
              <w:bottom w:val="nil"/>
              <w:right w:val="nil"/>
            </w:tcBorders>
            <w:shd w:val="clear" w:color="auto" w:fill="auto"/>
            <w:noWrap/>
            <w:vAlign w:val="bottom"/>
            <w:hideMark/>
          </w:tcPr>
          <w:p w14:paraId="4784EB3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80.15</w:t>
            </w:r>
          </w:p>
        </w:tc>
      </w:tr>
      <w:tr w:rsidR="00B84E37" w:rsidRPr="00E0424F" w14:paraId="63705545" w14:textId="77777777" w:rsidTr="00B84E37">
        <w:trPr>
          <w:trHeight w:val="285"/>
        </w:trPr>
        <w:tc>
          <w:tcPr>
            <w:tcW w:w="0" w:type="auto"/>
            <w:tcBorders>
              <w:top w:val="nil"/>
              <w:left w:val="nil"/>
              <w:bottom w:val="nil"/>
              <w:right w:val="nil"/>
            </w:tcBorders>
            <w:shd w:val="clear" w:color="auto" w:fill="auto"/>
            <w:noWrap/>
            <w:vAlign w:val="bottom"/>
            <w:hideMark/>
          </w:tcPr>
          <w:p w14:paraId="5A4ACD9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5</w:t>
            </w:r>
          </w:p>
        </w:tc>
        <w:tc>
          <w:tcPr>
            <w:tcW w:w="0" w:type="auto"/>
            <w:tcBorders>
              <w:top w:val="nil"/>
              <w:left w:val="nil"/>
              <w:bottom w:val="nil"/>
              <w:right w:val="nil"/>
            </w:tcBorders>
            <w:shd w:val="clear" w:color="auto" w:fill="auto"/>
            <w:noWrap/>
            <w:vAlign w:val="bottom"/>
            <w:hideMark/>
          </w:tcPr>
          <w:p w14:paraId="02BE18B7"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Australia</w:t>
            </w:r>
          </w:p>
        </w:tc>
        <w:tc>
          <w:tcPr>
            <w:tcW w:w="0" w:type="auto"/>
            <w:tcBorders>
              <w:top w:val="nil"/>
              <w:left w:val="nil"/>
              <w:bottom w:val="nil"/>
              <w:right w:val="nil"/>
            </w:tcBorders>
            <w:shd w:val="clear" w:color="auto" w:fill="auto"/>
            <w:noWrap/>
            <w:vAlign w:val="bottom"/>
            <w:hideMark/>
          </w:tcPr>
          <w:p w14:paraId="51C6C57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1921</w:t>
            </w:r>
          </w:p>
        </w:tc>
        <w:tc>
          <w:tcPr>
            <w:tcW w:w="0" w:type="auto"/>
            <w:tcBorders>
              <w:top w:val="nil"/>
              <w:left w:val="nil"/>
              <w:bottom w:val="nil"/>
              <w:right w:val="nil"/>
            </w:tcBorders>
            <w:shd w:val="clear" w:color="auto" w:fill="auto"/>
            <w:noWrap/>
            <w:vAlign w:val="bottom"/>
            <w:hideMark/>
          </w:tcPr>
          <w:p w14:paraId="5191A39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2014</w:t>
            </w:r>
          </w:p>
        </w:tc>
        <w:tc>
          <w:tcPr>
            <w:tcW w:w="0" w:type="auto"/>
            <w:tcBorders>
              <w:top w:val="nil"/>
              <w:left w:val="nil"/>
              <w:bottom w:val="nil"/>
              <w:right w:val="nil"/>
            </w:tcBorders>
            <w:shd w:val="clear" w:color="auto" w:fill="auto"/>
            <w:noWrap/>
            <w:vAlign w:val="bottom"/>
            <w:hideMark/>
          </w:tcPr>
          <w:p w14:paraId="5B3EE93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84.59</w:t>
            </w:r>
          </w:p>
        </w:tc>
        <w:tc>
          <w:tcPr>
            <w:tcW w:w="0" w:type="auto"/>
            <w:tcBorders>
              <w:top w:val="nil"/>
              <w:left w:val="nil"/>
              <w:bottom w:val="nil"/>
              <w:right w:val="nil"/>
            </w:tcBorders>
            <w:shd w:val="clear" w:color="auto" w:fill="auto"/>
            <w:noWrap/>
            <w:vAlign w:val="bottom"/>
            <w:hideMark/>
          </w:tcPr>
          <w:p w14:paraId="1786F19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2.10</w:t>
            </w:r>
          </w:p>
        </w:tc>
        <w:tc>
          <w:tcPr>
            <w:tcW w:w="0" w:type="auto"/>
            <w:tcBorders>
              <w:top w:val="nil"/>
              <w:left w:val="nil"/>
              <w:bottom w:val="nil"/>
              <w:right w:val="nil"/>
            </w:tcBorders>
            <w:shd w:val="clear" w:color="auto" w:fill="auto"/>
            <w:noWrap/>
            <w:vAlign w:val="bottom"/>
            <w:hideMark/>
          </w:tcPr>
          <w:p w14:paraId="2EEF610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2.56</w:t>
            </w:r>
          </w:p>
        </w:tc>
        <w:tc>
          <w:tcPr>
            <w:tcW w:w="0" w:type="auto"/>
            <w:tcBorders>
              <w:top w:val="nil"/>
              <w:left w:val="nil"/>
              <w:bottom w:val="nil"/>
              <w:right w:val="nil"/>
            </w:tcBorders>
            <w:shd w:val="clear" w:color="auto" w:fill="auto"/>
            <w:noWrap/>
            <w:vAlign w:val="bottom"/>
            <w:hideMark/>
          </w:tcPr>
          <w:p w14:paraId="30696F2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1.85</w:t>
            </w:r>
          </w:p>
        </w:tc>
        <w:tc>
          <w:tcPr>
            <w:tcW w:w="0" w:type="auto"/>
            <w:tcBorders>
              <w:top w:val="nil"/>
              <w:left w:val="nil"/>
              <w:bottom w:val="nil"/>
              <w:right w:val="nil"/>
            </w:tcBorders>
            <w:shd w:val="clear" w:color="auto" w:fill="auto"/>
            <w:noWrap/>
            <w:vAlign w:val="bottom"/>
            <w:hideMark/>
          </w:tcPr>
          <w:p w14:paraId="57DB0F4D"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84.84</w:t>
            </w:r>
          </w:p>
        </w:tc>
        <w:tc>
          <w:tcPr>
            <w:tcW w:w="0" w:type="auto"/>
            <w:tcBorders>
              <w:top w:val="nil"/>
              <w:left w:val="nil"/>
              <w:bottom w:val="nil"/>
              <w:right w:val="nil"/>
            </w:tcBorders>
            <w:shd w:val="clear" w:color="auto" w:fill="auto"/>
            <w:noWrap/>
            <w:vAlign w:val="bottom"/>
            <w:hideMark/>
          </w:tcPr>
          <w:p w14:paraId="09E6E3C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81.97</w:t>
            </w:r>
          </w:p>
        </w:tc>
        <w:tc>
          <w:tcPr>
            <w:tcW w:w="0" w:type="auto"/>
            <w:tcBorders>
              <w:top w:val="nil"/>
              <w:left w:val="nil"/>
              <w:bottom w:val="nil"/>
              <w:right w:val="nil"/>
            </w:tcBorders>
            <w:shd w:val="clear" w:color="auto" w:fill="auto"/>
            <w:noWrap/>
            <w:vAlign w:val="bottom"/>
            <w:hideMark/>
          </w:tcPr>
          <w:p w14:paraId="79BD04D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79.51</w:t>
            </w:r>
          </w:p>
        </w:tc>
      </w:tr>
      <w:tr w:rsidR="00B84E37" w:rsidRPr="00E0424F" w14:paraId="7230A956" w14:textId="77777777" w:rsidTr="00B84E37">
        <w:trPr>
          <w:trHeight w:val="210"/>
        </w:trPr>
        <w:tc>
          <w:tcPr>
            <w:tcW w:w="0" w:type="auto"/>
            <w:tcBorders>
              <w:top w:val="nil"/>
              <w:left w:val="nil"/>
              <w:bottom w:val="nil"/>
              <w:right w:val="nil"/>
            </w:tcBorders>
            <w:shd w:val="clear" w:color="auto" w:fill="auto"/>
            <w:noWrap/>
            <w:vAlign w:val="bottom"/>
            <w:hideMark/>
          </w:tcPr>
          <w:p w14:paraId="678420E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6</w:t>
            </w:r>
          </w:p>
        </w:tc>
        <w:tc>
          <w:tcPr>
            <w:tcW w:w="0" w:type="auto"/>
            <w:tcBorders>
              <w:top w:val="nil"/>
              <w:left w:val="nil"/>
              <w:bottom w:val="nil"/>
              <w:right w:val="nil"/>
            </w:tcBorders>
            <w:shd w:val="clear" w:color="auto" w:fill="auto"/>
            <w:noWrap/>
            <w:vAlign w:val="bottom"/>
            <w:hideMark/>
          </w:tcPr>
          <w:p w14:paraId="52EEA916"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Luxembourg</w:t>
            </w:r>
          </w:p>
        </w:tc>
        <w:tc>
          <w:tcPr>
            <w:tcW w:w="0" w:type="auto"/>
            <w:tcBorders>
              <w:top w:val="nil"/>
              <w:left w:val="nil"/>
              <w:bottom w:val="nil"/>
              <w:right w:val="nil"/>
            </w:tcBorders>
            <w:shd w:val="clear" w:color="auto" w:fill="auto"/>
            <w:noWrap/>
            <w:vAlign w:val="bottom"/>
            <w:hideMark/>
          </w:tcPr>
          <w:p w14:paraId="28D99E2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1960</w:t>
            </w:r>
          </w:p>
        </w:tc>
        <w:tc>
          <w:tcPr>
            <w:tcW w:w="0" w:type="auto"/>
            <w:tcBorders>
              <w:top w:val="nil"/>
              <w:left w:val="nil"/>
              <w:bottom w:val="nil"/>
              <w:right w:val="nil"/>
            </w:tcBorders>
            <w:shd w:val="clear" w:color="auto" w:fill="auto"/>
            <w:noWrap/>
            <w:vAlign w:val="bottom"/>
            <w:hideMark/>
          </w:tcPr>
          <w:p w14:paraId="3F957DA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2014</w:t>
            </w:r>
          </w:p>
        </w:tc>
        <w:tc>
          <w:tcPr>
            <w:tcW w:w="0" w:type="auto"/>
            <w:tcBorders>
              <w:top w:val="nil"/>
              <w:left w:val="nil"/>
              <w:bottom w:val="nil"/>
              <w:right w:val="nil"/>
            </w:tcBorders>
            <w:shd w:val="clear" w:color="auto" w:fill="auto"/>
            <w:noWrap/>
            <w:vAlign w:val="bottom"/>
            <w:hideMark/>
          </w:tcPr>
          <w:p w14:paraId="650386E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84.48</w:t>
            </w:r>
          </w:p>
        </w:tc>
        <w:tc>
          <w:tcPr>
            <w:tcW w:w="0" w:type="auto"/>
            <w:tcBorders>
              <w:top w:val="nil"/>
              <w:left w:val="nil"/>
              <w:bottom w:val="nil"/>
              <w:right w:val="nil"/>
            </w:tcBorders>
            <w:shd w:val="clear" w:color="auto" w:fill="auto"/>
            <w:noWrap/>
            <w:vAlign w:val="bottom"/>
            <w:hideMark/>
          </w:tcPr>
          <w:p w14:paraId="535B2E1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2.09</w:t>
            </w:r>
          </w:p>
        </w:tc>
        <w:tc>
          <w:tcPr>
            <w:tcW w:w="0" w:type="auto"/>
            <w:tcBorders>
              <w:top w:val="nil"/>
              <w:left w:val="nil"/>
              <w:bottom w:val="nil"/>
              <w:right w:val="nil"/>
            </w:tcBorders>
            <w:shd w:val="clear" w:color="auto" w:fill="auto"/>
            <w:noWrap/>
            <w:vAlign w:val="bottom"/>
            <w:hideMark/>
          </w:tcPr>
          <w:p w14:paraId="6C0366C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2.56</w:t>
            </w:r>
          </w:p>
        </w:tc>
        <w:tc>
          <w:tcPr>
            <w:tcW w:w="0" w:type="auto"/>
            <w:tcBorders>
              <w:top w:val="nil"/>
              <w:left w:val="nil"/>
              <w:bottom w:val="nil"/>
              <w:right w:val="nil"/>
            </w:tcBorders>
            <w:shd w:val="clear" w:color="auto" w:fill="auto"/>
            <w:noWrap/>
            <w:vAlign w:val="bottom"/>
            <w:hideMark/>
          </w:tcPr>
          <w:p w14:paraId="598B560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1.87</w:t>
            </w:r>
          </w:p>
        </w:tc>
        <w:tc>
          <w:tcPr>
            <w:tcW w:w="0" w:type="auto"/>
            <w:tcBorders>
              <w:top w:val="nil"/>
              <w:left w:val="nil"/>
              <w:bottom w:val="nil"/>
              <w:right w:val="nil"/>
            </w:tcBorders>
            <w:shd w:val="clear" w:color="auto" w:fill="auto"/>
            <w:noWrap/>
            <w:vAlign w:val="bottom"/>
            <w:hideMark/>
          </w:tcPr>
          <w:p w14:paraId="51714EE5"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84.34</w:t>
            </w:r>
          </w:p>
        </w:tc>
        <w:tc>
          <w:tcPr>
            <w:tcW w:w="0" w:type="auto"/>
            <w:tcBorders>
              <w:top w:val="nil"/>
              <w:left w:val="nil"/>
              <w:bottom w:val="nil"/>
              <w:right w:val="nil"/>
            </w:tcBorders>
            <w:shd w:val="clear" w:color="auto" w:fill="auto"/>
            <w:noWrap/>
            <w:vAlign w:val="bottom"/>
            <w:hideMark/>
          </w:tcPr>
          <w:p w14:paraId="02EC920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81.34</w:t>
            </w:r>
          </w:p>
        </w:tc>
        <w:tc>
          <w:tcPr>
            <w:tcW w:w="0" w:type="auto"/>
            <w:tcBorders>
              <w:top w:val="nil"/>
              <w:left w:val="nil"/>
              <w:bottom w:val="nil"/>
              <w:right w:val="nil"/>
            </w:tcBorders>
            <w:shd w:val="clear" w:color="auto" w:fill="auto"/>
            <w:noWrap/>
            <w:vAlign w:val="bottom"/>
            <w:hideMark/>
          </w:tcPr>
          <w:p w14:paraId="48AB6439"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79.21</w:t>
            </w:r>
          </w:p>
        </w:tc>
      </w:tr>
      <w:tr w:rsidR="00B84E37" w:rsidRPr="00E0424F" w14:paraId="6C97E340" w14:textId="77777777" w:rsidTr="00B84E37">
        <w:trPr>
          <w:trHeight w:val="285"/>
        </w:trPr>
        <w:tc>
          <w:tcPr>
            <w:tcW w:w="0" w:type="auto"/>
            <w:tcBorders>
              <w:top w:val="nil"/>
              <w:left w:val="nil"/>
              <w:bottom w:val="nil"/>
              <w:right w:val="nil"/>
            </w:tcBorders>
            <w:shd w:val="clear" w:color="auto" w:fill="auto"/>
            <w:noWrap/>
            <w:vAlign w:val="bottom"/>
            <w:hideMark/>
          </w:tcPr>
          <w:p w14:paraId="4FDD35C9"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w:t>
            </w:r>
          </w:p>
        </w:tc>
        <w:tc>
          <w:tcPr>
            <w:tcW w:w="0" w:type="auto"/>
            <w:tcBorders>
              <w:top w:val="nil"/>
              <w:left w:val="nil"/>
              <w:bottom w:val="nil"/>
              <w:right w:val="nil"/>
            </w:tcBorders>
            <w:shd w:val="clear" w:color="auto" w:fill="auto"/>
            <w:noWrap/>
            <w:vAlign w:val="bottom"/>
            <w:hideMark/>
          </w:tcPr>
          <w:p w14:paraId="74654F6F"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Italy</w:t>
            </w:r>
          </w:p>
        </w:tc>
        <w:tc>
          <w:tcPr>
            <w:tcW w:w="0" w:type="auto"/>
            <w:tcBorders>
              <w:top w:val="nil"/>
              <w:left w:val="nil"/>
              <w:bottom w:val="nil"/>
              <w:right w:val="nil"/>
            </w:tcBorders>
            <w:shd w:val="clear" w:color="auto" w:fill="auto"/>
            <w:noWrap/>
            <w:vAlign w:val="bottom"/>
            <w:hideMark/>
          </w:tcPr>
          <w:p w14:paraId="6DA5595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1900</w:t>
            </w:r>
          </w:p>
        </w:tc>
        <w:tc>
          <w:tcPr>
            <w:tcW w:w="0" w:type="auto"/>
            <w:tcBorders>
              <w:top w:val="nil"/>
              <w:left w:val="nil"/>
              <w:bottom w:val="nil"/>
              <w:right w:val="nil"/>
            </w:tcBorders>
            <w:shd w:val="clear" w:color="auto" w:fill="auto"/>
            <w:noWrap/>
            <w:vAlign w:val="bottom"/>
            <w:hideMark/>
          </w:tcPr>
          <w:p w14:paraId="7B61874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2012</w:t>
            </w:r>
          </w:p>
        </w:tc>
        <w:tc>
          <w:tcPr>
            <w:tcW w:w="0" w:type="auto"/>
            <w:tcBorders>
              <w:top w:val="nil"/>
              <w:left w:val="nil"/>
              <w:bottom w:val="nil"/>
              <w:right w:val="nil"/>
            </w:tcBorders>
            <w:shd w:val="clear" w:color="auto" w:fill="auto"/>
            <w:noWrap/>
            <w:vAlign w:val="bottom"/>
            <w:hideMark/>
          </w:tcPr>
          <w:p w14:paraId="678F371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84.45</w:t>
            </w:r>
          </w:p>
        </w:tc>
        <w:tc>
          <w:tcPr>
            <w:tcW w:w="0" w:type="auto"/>
            <w:tcBorders>
              <w:top w:val="nil"/>
              <w:left w:val="nil"/>
              <w:bottom w:val="nil"/>
              <w:right w:val="nil"/>
            </w:tcBorders>
            <w:shd w:val="clear" w:color="auto" w:fill="auto"/>
            <w:noWrap/>
            <w:vAlign w:val="bottom"/>
            <w:hideMark/>
          </w:tcPr>
          <w:p w14:paraId="7C420D4D"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2.14</w:t>
            </w:r>
          </w:p>
        </w:tc>
        <w:tc>
          <w:tcPr>
            <w:tcW w:w="0" w:type="auto"/>
            <w:tcBorders>
              <w:top w:val="nil"/>
              <w:left w:val="nil"/>
              <w:bottom w:val="nil"/>
              <w:right w:val="nil"/>
            </w:tcBorders>
            <w:shd w:val="clear" w:color="auto" w:fill="auto"/>
            <w:noWrap/>
            <w:vAlign w:val="bottom"/>
            <w:hideMark/>
          </w:tcPr>
          <w:p w14:paraId="0D0544E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2.61</w:t>
            </w:r>
          </w:p>
        </w:tc>
        <w:tc>
          <w:tcPr>
            <w:tcW w:w="0" w:type="auto"/>
            <w:tcBorders>
              <w:top w:val="nil"/>
              <w:left w:val="nil"/>
              <w:bottom w:val="nil"/>
              <w:right w:val="nil"/>
            </w:tcBorders>
            <w:shd w:val="clear" w:color="auto" w:fill="auto"/>
            <w:noWrap/>
            <w:vAlign w:val="bottom"/>
            <w:hideMark/>
          </w:tcPr>
          <w:p w14:paraId="1E310432"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1.91</w:t>
            </w:r>
          </w:p>
        </w:tc>
        <w:tc>
          <w:tcPr>
            <w:tcW w:w="0" w:type="auto"/>
            <w:tcBorders>
              <w:top w:val="nil"/>
              <w:left w:val="nil"/>
              <w:bottom w:val="nil"/>
              <w:right w:val="nil"/>
            </w:tcBorders>
            <w:shd w:val="clear" w:color="auto" w:fill="auto"/>
            <w:noWrap/>
            <w:vAlign w:val="bottom"/>
            <w:hideMark/>
          </w:tcPr>
          <w:p w14:paraId="597AC76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84.26</w:t>
            </w:r>
          </w:p>
        </w:tc>
        <w:tc>
          <w:tcPr>
            <w:tcW w:w="0" w:type="auto"/>
            <w:tcBorders>
              <w:top w:val="nil"/>
              <w:left w:val="nil"/>
              <w:bottom w:val="nil"/>
              <w:right w:val="nil"/>
            </w:tcBorders>
            <w:shd w:val="clear" w:color="auto" w:fill="auto"/>
            <w:noWrap/>
            <w:vAlign w:val="bottom"/>
            <w:hideMark/>
          </w:tcPr>
          <w:p w14:paraId="5641BBE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81.52</w:t>
            </w:r>
          </w:p>
        </w:tc>
        <w:tc>
          <w:tcPr>
            <w:tcW w:w="0" w:type="auto"/>
            <w:tcBorders>
              <w:top w:val="nil"/>
              <w:left w:val="nil"/>
              <w:bottom w:val="nil"/>
              <w:right w:val="nil"/>
            </w:tcBorders>
            <w:shd w:val="clear" w:color="auto" w:fill="auto"/>
            <w:noWrap/>
            <w:vAlign w:val="bottom"/>
            <w:hideMark/>
          </w:tcPr>
          <w:p w14:paraId="32D33B5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79.34</w:t>
            </w:r>
          </w:p>
        </w:tc>
      </w:tr>
      <w:tr w:rsidR="00B84E37" w:rsidRPr="00E0424F" w14:paraId="2520E272" w14:textId="77777777" w:rsidTr="00B84E37">
        <w:trPr>
          <w:trHeight w:val="285"/>
        </w:trPr>
        <w:tc>
          <w:tcPr>
            <w:tcW w:w="0" w:type="auto"/>
            <w:tcBorders>
              <w:top w:val="nil"/>
              <w:left w:val="nil"/>
              <w:bottom w:val="nil"/>
              <w:right w:val="nil"/>
            </w:tcBorders>
            <w:shd w:val="clear" w:color="auto" w:fill="auto"/>
            <w:noWrap/>
            <w:vAlign w:val="bottom"/>
            <w:hideMark/>
          </w:tcPr>
          <w:p w14:paraId="19F5F102"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w:t>
            </w:r>
          </w:p>
        </w:tc>
        <w:tc>
          <w:tcPr>
            <w:tcW w:w="0" w:type="auto"/>
            <w:tcBorders>
              <w:top w:val="nil"/>
              <w:left w:val="nil"/>
              <w:bottom w:val="nil"/>
              <w:right w:val="nil"/>
            </w:tcBorders>
            <w:shd w:val="clear" w:color="auto" w:fill="auto"/>
            <w:noWrap/>
            <w:vAlign w:val="bottom"/>
            <w:hideMark/>
          </w:tcPr>
          <w:p w14:paraId="0B2B9CCA"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Finland</w:t>
            </w:r>
          </w:p>
        </w:tc>
        <w:tc>
          <w:tcPr>
            <w:tcW w:w="0" w:type="auto"/>
            <w:tcBorders>
              <w:top w:val="nil"/>
              <w:left w:val="nil"/>
              <w:bottom w:val="nil"/>
              <w:right w:val="nil"/>
            </w:tcBorders>
            <w:shd w:val="clear" w:color="auto" w:fill="auto"/>
            <w:noWrap/>
            <w:vAlign w:val="bottom"/>
            <w:hideMark/>
          </w:tcPr>
          <w:p w14:paraId="232ABAA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1900</w:t>
            </w:r>
          </w:p>
        </w:tc>
        <w:tc>
          <w:tcPr>
            <w:tcW w:w="0" w:type="auto"/>
            <w:tcBorders>
              <w:top w:val="nil"/>
              <w:left w:val="nil"/>
              <w:bottom w:val="nil"/>
              <w:right w:val="nil"/>
            </w:tcBorders>
            <w:shd w:val="clear" w:color="auto" w:fill="auto"/>
            <w:noWrap/>
            <w:vAlign w:val="bottom"/>
            <w:hideMark/>
          </w:tcPr>
          <w:p w14:paraId="3947D7F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2015</w:t>
            </w:r>
          </w:p>
        </w:tc>
        <w:tc>
          <w:tcPr>
            <w:tcW w:w="0" w:type="auto"/>
            <w:tcBorders>
              <w:top w:val="nil"/>
              <w:left w:val="nil"/>
              <w:bottom w:val="nil"/>
              <w:right w:val="nil"/>
            </w:tcBorders>
            <w:shd w:val="clear" w:color="auto" w:fill="auto"/>
            <w:noWrap/>
            <w:vAlign w:val="bottom"/>
            <w:hideMark/>
          </w:tcPr>
          <w:p w14:paraId="1434C7C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84.19</w:t>
            </w:r>
          </w:p>
        </w:tc>
        <w:tc>
          <w:tcPr>
            <w:tcW w:w="0" w:type="auto"/>
            <w:tcBorders>
              <w:top w:val="nil"/>
              <w:left w:val="nil"/>
              <w:bottom w:val="nil"/>
              <w:right w:val="nil"/>
            </w:tcBorders>
            <w:shd w:val="clear" w:color="auto" w:fill="auto"/>
            <w:noWrap/>
            <w:vAlign w:val="bottom"/>
            <w:hideMark/>
          </w:tcPr>
          <w:p w14:paraId="47E17EE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2.14</w:t>
            </w:r>
          </w:p>
        </w:tc>
        <w:tc>
          <w:tcPr>
            <w:tcW w:w="0" w:type="auto"/>
            <w:tcBorders>
              <w:top w:val="nil"/>
              <w:left w:val="nil"/>
              <w:bottom w:val="nil"/>
              <w:right w:val="nil"/>
            </w:tcBorders>
            <w:shd w:val="clear" w:color="auto" w:fill="auto"/>
            <w:noWrap/>
            <w:vAlign w:val="bottom"/>
            <w:hideMark/>
          </w:tcPr>
          <w:p w14:paraId="30CE3AB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2.60</w:t>
            </w:r>
          </w:p>
        </w:tc>
        <w:tc>
          <w:tcPr>
            <w:tcW w:w="0" w:type="auto"/>
            <w:tcBorders>
              <w:top w:val="nil"/>
              <w:left w:val="nil"/>
              <w:bottom w:val="nil"/>
              <w:right w:val="nil"/>
            </w:tcBorders>
            <w:shd w:val="clear" w:color="auto" w:fill="auto"/>
            <w:noWrap/>
            <w:vAlign w:val="bottom"/>
            <w:hideMark/>
          </w:tcPr>
          <w:p w14:paraId="72AE327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1.92</w:t>
            </w:r>
          </w:p>
        </w:tc>
        <w:tc>
          <w:tcPr>
            <w:tcW w:w="0" w:type="auto"/>
            <w:tcBorders>
              <w:top w:val="nil"/>
              <w:left w:val="nil"/>
              <w:bottom w:val="nil"/>
              <w:right w:val="nil"/>
            </w:tcBorders>
            <w:shd w:val="clear" w:color="auto" w:fill="auto"/>
            <w:noWrap/>
            <w:vAlign w:val="bottom"/>
            <w:hideMark/>
          </w:tcPr>
          <w:p w14:paraId="1FD24EA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84.18</w:t>
            </w:r>
          </w:p>
        </w:tc>
        <w:tc>
          <w:tcPr>
            <w:tcW w:w="0" w:type="auto"/>
            <w:tcBorders>
              <w:top w:val="nil"/>
              <w:left w:val="nil"/>
              <w:bottom w:val="nil"/>
              <w:right w:val="nil"/>
            </w:tcBorders>
            <w:shd w:val="clear" w:color="auto" w:fill="auto"/>
            <w:noWrap/>
            <w:vAlign w:val="bottom"/>
            <w:hideMark/>
          </w:tcPr>
          <w:p w14:paraId="6221281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81.41</w:t>
            </w:r>
          </w:p>
        </w:tc>
        <w:tc>
          <w:tcPr>
            <w:tcW w:w="0" w:type="auto"/>
            <w:tcBorders>
              <w:top w:val="nil"/>
              <w:left w:val="nil"/>
              <w:bottom w:val="nil"/>
              <w:right w:val="nil"/>
            </w:tcBorders>
            <w:shd w:val="clear" w:color="auto" w:fill="auto"/>
            <w:noWrap/>
            <w:vAlign w:val="bottom"/>
            <w:hideMark/>
          </w:tcPr>
          <w:p w14:paraId="2D0B49F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79.04</w:t>
            </w:r>
          </w:p>
        </w:tc>
      </w:tr>
      <w:tr w:rsidR="00B84E37" w:rsidRPr="00E0424F" w14:paraId="56769ADD" w14:textId="77777777" w:rsidTr="00B84E37">
        <w:trPr>
          <w:trHeight w:val="285"/>
        </w:trPr>
        <w:tc>
          <w:tcPr>
            <w:tcW w:w="0" w:type="auto"/>
            <w:tcBorders>
              <w:top w:val="nil"/>
              <w:left w:val="nil"/>
              <w:bottom w:val="nil"/>
              <w:right w:val="nil"/>
            </w:tcBorders>
            <w:shd w:val="clear" w:color="auto" w:fill="auto"/>
            <w:noWrap/>
            <w:vAlign w:val="bottom"/>
            <w:hideMark/>
          </w:tcPr>
          <w:p w14:paraId="799BE9D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9</w:t>
            </w:r>
          </w:p>
        </w:tc>
        <w:tc>
          <w:tcPr>
            <w:tcW w:w="0" w:type="auto"/>
            <w:tcBorders>
              <w:top w:val="nil"/>
              <w:left w:val="nil"/>
              <w:bottom w:val="nil"/>
              <w:right w:val="nil"/>
            </w:tcBorders>
            <w:shd w:val="clear" w:color="auto" w:fill="auto"/>
            <w:noWrap/>
            <w:vAlign w:val="bottom"/>
            <w:hideMark/>
          </w:tcPr>
          <w:p w14:paraId="6D676A78"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Norway</w:t>
            </w:r>
          </w:p>
        </w:tc>
        <w:tc>
          <w:tcPr>
            <w:tcW w:w="0" w:type="auto"/>
            <w:tcBorders>
              <w:top w:val="nil"/>
              <w:left w:val="nil"/>
              <w:bottom w:val="nil"/>
              <w:right w:val="nil"/>
            </w:tcBorders>
            <w:shd w:val="clear" w:color="auto" w:fill="auto"/>
            <w:noWrap/>
            <w:vAlign w:val="bottom"/>
            <w:hideMark/>
          </w:tcPr>
          <w:p w14:paraId="336C7DC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1900</w:t>
            </w:r>
          </w:p>
        </w:tc>
        <w:tc>
          <w:tcPr>
            <w:tcW w:w="0" w:type="auto"/>
            <w:tcBorders>
              <w:top w:val="nil"/>
              <w:left w:val="nil"/>
              <w:bottom w:val="nil"/>
              <w:right w:val="nil"/>
            </w:tcBorders>
            <w:shd w:val="clear" w:color="auto" w:fill="auto"/>
            <w:noWrap/>
            <w:vAlign w:val="bottom"/>
            <w:hideMark/>
          </w:tcPr>
          <w:p w14:paraId="6422CCD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2014</w:t>
            </w:r>
          </w:p>
        </w:tc>
        <w:tc>
          <w:tcPr>
            <w:tcW w:w="0" w:type="auto"/>
            <w:tcBorders>
              <w:top w:val="nil"/>
              <w:left w:val="nil"/>
              <w:bottom w:val="nil"/>
              <w:right w:val="nil"/>
            </w:tcBorders>
            <w:shd w:val="clear" w:color="auto" w:fill="auto"/>
            <w:noWrap/>
            <w:vAlign w:val="bottom"/>
            <w:hideMark/>
          </w:tcPr>
          <w:p w14:paraId="2619CDE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84.09</w:t>
            </w:r>
          </w:p>
        </w:tc>
        <w:tc>
          <w:tcPr>
            <w:tcW w:w="0" w:type="auto"/>
            <w:tcBorders>
              <w:top w:val="nil"/>
              <w:left w:val="nil"/>
              <w:bottom w:val="nil"/>
              <w:right w:val="nil"/>
            </w:tcBorders>
            <w:shd w:val="clear" w:color="auto" w:fill="auto"/>
            <w:noWrap/>
            <w:vAlign w:val="bottom"/>
            <w:hideMark/>
          </w:tcPr>
          <w:p w14:paraId="46FD7A7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2.11</w:t>
            </w:r>
          </w:p>
        </w:tc>
        <w:tc>
          <w:tcPr>
            <w:tcW w:w="0" w:type="auto"/>
            <w:tcBorders>
              <w:top w:val="nil"/>
              <w:left w:val="nil"/>
              <w:bottom w:val="nil"/>
              <w:right w:val="nil"/>
            </w:tcBorders>
            <w:shd w:val="clear" w:color="auto" w:fill="auto"/>
            <w:noWrap/>
            <w:vAlign w:val="bottom"/>
            <w:hideMark/>
          </w:tcPr>
          <w:p w14:paraId="0550667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2.59</w:t>
            </w:r>
          </w:p>
        </w:tc>
        <w:tc>
          <w:tcPr>
            <w:tcW w:w="0" w:type="auto"/>
            <w:tcBorders>
              <w:top w:val="nil"/>
              <w:left w:val="nil"/>
              <w:bottom w:val="nil"/>
              <w:right w:val="nil"/>
            </w:tcBorders>
            <w:shd w:val="clear" w:color="auto" w:fill="auto"/>
            <w:noWrap/>
            <w:vAlign w:val="bottom"/>
            <w:hideMark/>
          </w:tcPr>
          <w:p w14:paraId="7877123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1.91</w:t>
            </w:r>
          </w:p>
        </w:tc>
        <w:tc>
          <w:tcPr>
            <w:tcW w:w="0" w:type="auto"/>
            <w:tcBorders>
              <w:top w:val="nil"/>
              <w:left w:val="nil"/>
              <w:bottom w:val="nil"/>
              <w:right w:val="nil"/>
            </w:tcBorders>
            <w:shd w:val="clear" w:color="auto" w:fill="auto"/>
            <w:noWrap/>
            <w:vAlign w:val="bottom"/>
            <w:hideMark/>
          </w:tcPr>
          <w:p w14:paraId="0B03541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83.99</w:t>
            </w:r>
          </w:p>
        </w:tc>
        <w:tc>
          <w:tcPr>
            <w:tcW w:w="0" w:type="auto"/>
            <w:tcBorders>
              <w:top w:val="nil"/>
              <w:left w:val="nil"/>
              <w:bottom w:val="nil"/>
              <w:right w:val="nil"/>
            </w:tcBorders>
            <w:shd w:val="clear" w:color="auto" w:fill="auto"/>
            <w:noWrap/>
            <w:vAlign w:val="bottom"/>
            <w:hideMark/>
          </w:tcPr>
          <w:p w14:paraId="19BD3372"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81.06</w:t>
            </w:r>
          </w:p>
        </w:tc>
        <w:tc>
          <w:tcPr>
            <w:tcW w:w="0" w:type="auto"/>
            <w:tcBorders>
              <w:top w:val="nil"/>
              <w:left w:val="nil"/>
              <w:bottom w:val="nil"/>
              <w:right w:val="nil"/>
            </w:tcBorders>
            <w:shd w:val="clear" w:color="auto" w:fill="auto"/>
            <w:noWrap/>
            <w:vAlign w:val="bottom"/>
            <w:hideMark/>
          </w:tcPr>
          <w:p w14:paraId="0A6B6E6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78.75</w:t>
            </w:r>
          </w:p>
        </w:tc>
      </w:tr>
      <w:tr w:rsidR="00B84E37" w:rsidRPr="00E0424F" w14:paraId="1BA8CE72" w14:textId="77777777" w:rsidTr="00B84E37">
        <w:trPr>
          <w:trHeight w:val="285"/>
        </w:trPr>
        <w:tc>
          <w:tcPr>
            <w:tcW w:w="0" w:type="auto"/>
            <w:tcBorders>
              <w:top w:val="nil"/>
              <w:left w:val="nil"/>
              <w:bottom w:val="nil"/>
              <w:right w:val="nil"/>
            </w:tcBorders>
            <w:shd w:val="clear" w:color="auto" w:fill="auto"/>
            <w:noWrap/>
            <w:vAlign w:val="bottom"/>
            <w:hideMark/>
          </w:tcPr>
          <w:p w14:paraId="1F1FF46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10</w:t>
            </w:r>
          </w:p>
        </w:tc>
        <w:tc>
          <w:tcPr>
            <w:tcW w:w="0" w:type="auto"/>
            <w:tcBorders>
              <w:top w:val="nil"/>
              <w:left w:val="nil"/>
              <w:bottom w:val="nil"/>
              <w:right w:val="nil"/>
            </w:tcBorders>
            <w:shd w:val="clear" w:color="auto" w:fill="auto"/>
            <w:noWrap/>
            <w:vAlign w:val="bottom"/>
            <w:hideMark/>
          </w:tcPr>
          <w:p w14:paraId="27EF6D95"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Israel</w:t>
            </w:r>
          </w:p>
        </w:tc>
        <w:tc>
          <w:tcPr>
            <w:tcW w:w="0" w:type="auto"/>
            <w:tcBorders>
              <w:top w:val="nil"/>
              <w:left w:val="nil"/>
              <w:bottom w:val="nil"/>
              <w:right w:val="nil"/>
            </w:tcBorders>
            <w:shd w:val="clear" w:color="auto" w:fill="auto"/>
            <w:noWrap/>
            <w:vAlign w:val="bottom"/>
            <w:hideMark/>
          </w:tcPr>
          <w:p w14:paraId="274BAB0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1983</w:t>
            </w:r>
          </w:p>
        </w:tc>
        <w:tc>
          <w:tcPr>
            <w:tcW w:w="0" w:type="auto"/>
            <w:tcBorders>
              <w:top w:val="nil"/>
              <w:left w:val="nil"/>
              <w:bottom w:val="nil"/>
              <w:right w:val="nil"/>
            </w:tcBorders>
            <w:shd w:val="clear" w:color="auto" w:fill="auto"/>
            <w:noWrap/>
            <w:vAlign w:val="bottom"/>
            <w:hideMark/>
          </w:tcPr>
          <w:p w14:paraId="1CECBA02"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2014</w:t>
            </w:r>
          </w:p>
        </w:tc>
        <w:tc>
          <w:tcPr>
            <w:tcW w:w="0" w:type="auto"/>
            <w:tcBorders>
              <w:top w:val="nil"/>
              <w:left w:val="nil"/>
              <w:bottom w:val="nil"/>
              <w:right w:val="nil"/>
            </w:tcBorders>
            <w:shd w:val="clear" w:color="auto" w:fill="auto"/>
            <w:noWrap/>
            <w:vAlign w:val="bottom"/>
            <w:hideMark/>
          </w:tcPr>
          <w:p w14:paraId="40A8946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84.08</w:t>
            </w:r>
          </w:p>
        </w:tc>
        <w:tc>
          <w:tcPr>
            <w:tcW w:w="0" w:type="auto"/>
            <w:tcBorders>
              <w:top w:val="nil"/>
              <w:left w:val="nil"/>
              <w:bottom w:val="nil"/>
              <w:right w:val="nil"/>
            </w:tcBorders>
            <w:shd w:val="clear" w:color="auto" w:fill="auto"/>
            <w:noWrap/>
            <w:vAlign w:val="bottom"/>
            <w:hideMark/>
          </w:tcPr>
          <w:p w14:paraId="1E5102D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2.10</w:t>
            </w:r>
          </w:p>
        </w:tc>
        <w:tc>
          <w:tcPr>
            <w:tcW w:w="0" w:type="auto"/>
            <w:tcBorders>
              <w:top w:val="nil"/>
              <w:left w:val="nil"/>
              <w:bottom w:val="nil"/>
              <w:right w:val="nil"/>
            </w:tcBorders>
            <w:shd w:val="clear" w:color="auto" w:fill="auto"/>
            <w:noWrap/>
            <w:vAlign w:val="bottom"/>
            <w:hideMark/>
          </w:tcPr>
          <w:p w14:paraId="24E5BA8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2.58</w:t>
            </w:r>
          </w:p>
        </w:tc>
        <w:tc>
          <w:tcPr>
            <w:tcW w:w="0" w:type="auto"/>
            <w:tcBorders>
              <w:top w:val="nil"/>
              <w:left w:val="nil"/>
              <w:bottom w:val="nil"/>
              <w:right w:val="nil"/>
            </w:tcBorders>
            <w:shd w:val="clear" w:color="auto" w:fill="auto"/>
            <w:noWrap/>
            <w:vAlign w:val="bottom"/>
            <w:hideMark/>
          </w:tcPr>
          <w:p w14:paraId="1C31CC8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1.88</w:t>
            </w:r>
          </w:p>
        </w:tc>
        <w:tc>
          <w:tcPr>
            <w:tcW w:w="0" w:type="auto"/>
            <w:tcBorders>
              <w:top w:val="nil"/>
              <w:left w:val="nil"/>
              <w:bottom w:val="nil"/>
              <w:right w:val="nil"/>
            </w:tcBorders>
            <w:shd w:val="clear" w:color="auto" w:fill="auto"/>
            <w:noWrap/>
            <w:vAlign w:val="bottom"/>
            <w:hideMark/>
          </w:tcPr>
          <w:p w14:paraId="3D7EFCD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83.77</w:t>
            </w:r>
          </w:p>
        </w:tc>
        <w:tc>
          <w:tcPr>
            <w:tcW w:w="0" w:type="auto"/>
            <w:tcBorders>
              <w:top w:val="nil"/>
              <w:left w:val="nil"/>
              <w:bottom w:val="nil"/>
              <w:right w:val="nil"/>
            </w:tcBorders>
            <w:shd w:val="clear" w:color="auto" w:fill="auto"/>
            <w:noWrap/>
            <w:vAlign w:val="bottom"/>
            <w:hideMark/>
          </w:tcPr>
          <w:p w14:paraId="4BB7136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80.83</w:t>
            </w:r>
          </w:p>
        </w:tc>
        <w:tc>
          <w:tcPr>
            <w:tcW w:w="0" w:type="auto"/>
            <w:tcBorders>
              <w:top w:val="nil"/>
              <w:left w:val="nil"/>
              <w:bottom w:val="nil"/>
              <w:right w:val="nil"/>
            </w:tcBorders>
            <w:shd w:val="clear" w:color="auto" w:fill="auto"/>
            <w:noWrap/>
            <w:vAlign w:val="bottom"/>
            <w:hideMark/>
          </w:tcPr>
          <w:p w14:paraId="497153CD"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78.81</w:t>
            </w:r>
          </w:p>
        </w:tc>
      </w:tr>
      <w:tr w:rsidR="00B84E37" w:rsidRPr="00E0424F" w14:paraId="7EDE4CE3" w14:textId="77777777" w:rsidTr="00B84E37">
        <w:trPr>
          <w:trHeight w:val="285"/>
        </w:trPr>
        <w:tc>
          <w:tcPr>
            <w:tcW w:w="0" w:type="auto"/>
            <w:tcBorders>
              <w:top w:val="nil"/>
              <w:left w:val="nil"/>
              <w:bottom w:val="nil"/>
              <w:right w:val="nil"/>
            </w:tcBorders>
            <w:shd w:val="clear" w:color="auto" w:fill="auto"/>
            <w:noWrap/>
            <w:vAlign w:val="bottom"/>
            <w:hideMark/>
          </w:tcPr>
          <w:p w14:paraId="36049F4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11</w:t>
            </w:r>
          </w:p>
        </w:tc>
        <w:tc>
          <w:tcPr>
            <w:tcW w:w="0" w:type="auto"/>
            <w:tcBorders>
              <w:top w:val="nil"/>
              <w:left w:val="nil"/>
              <w:bottom w:val="nil"/>
              <w:right w:val="nil"/>
            </w:tcBorders>
            <w:shd w:val="clear" w:color="auto" w:fill="auto"/>
            <w:noWrap/>
            <w:vAlign w:val="bottom"/>
            <w:hideMark/>
          </w:tcPr>
          <w:p w14:paraId="6A5EC1DA"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Sweden</w:t>
            </w:r>
          </w:p>
        </w:tc>
        <w:tc>
          <w:tcPr>
            <w:tcW w:w="0" w:type="auto"/>
            <w:tcBorders>
              <w:top w:val="nil"/>
              <w:left w:val="nil"/>
              <w:bottom w:val="nil"/>
              <w:right w:val="nil"/>
            </w:tcBorders>
            <w:shd w:val="clear" w:color="auto" w:fill="auto"/>
            <w:noWrap/>
            <w:vAlign w:val="bottom"/>
            <w:hideMark/>
          </w:tcPr>
          <w:p w14:paraId="503FB35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1900</w:t>
            </w:r>
          </w:p>
        </w:tc>
        <w:tc>
          <w:tcPr>
            <w:tcW w:w="0" w:type="auto"/>
            <w:tcBorders>
              <w:top w:val="nil"/>
              <w:left w:val="nil"/>
              <w:bottom w:val="nil"/>
              <w:right w:val="nil"/>
            </w:tcBorders>
            <w:shd w:val="clear" w:color="auto" w:fill="auto"/>
            <w:noWrap/>
            <w:vAlign w:val="bottom"/>
            <w:hideMark/>
          </w:tcPr>
          <w:p w14:paraId="36D00711"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2014</w:t>
            </w:r>
          </w:p>
        </w:tc>
        <w:tc>
          <w:tcPr>
            <w:tcW w:w="0" w:type="auto"/>
            <w:tcBorders>
              <w:top w:val="nil"/>
              <w:left w:val="nil"/>
              <w:bottom w:val="nil"/>
              <w:right w:val="nil"/>
            </w:tcBorders>
            <w:shd w:val="clear" w:color="auto" w:fill="auto"/>
            <w:noWrap/>
            <w:vAlign w:val="bottom"/>
            <w:hideMark/>
          </w:tcPr>
          <w:p w14:paraId="65ABF7A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84.05</w:t>
            </w:r>
          </w:p>
        </w:tc>
        <w:tc>
          <w:tcPr>
            <w:tcW w:w="0" w:type="auto"/>
            <w:tcBorders>
              <w:top w:val="nil"/>
              <w:left w:val="nil"/>
              <w:bottom w:val="nil"/>
              <w:right w:val="nil"/>
            </w:tcBorders>
            <w:shd w:val="clear" w:color="auto" w:fill="auto"/>
            <w:noWrap/>
            <w:vAlign w:val="bottom"/>
            <w:hideMark/>
          </w:tcPr>
          <w:p w14:paraId="1149CC9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2.12</w:t>
            </w:r>
          </w:p>
        </w:tc>
        <w:tc>
          <w:tcPr>
            <w:tcW w:w="0" w:type="auto"/>
            <w:tcBorders>
              <w:top w:val="nil"/>
              <w:left w:val="nil"/>
              <w:bottom w:val="nil"/>
              <w:right w:val="nil"/>
            </w:tcBorders>
            <w:shd w:val="clear" w:color="auto" w:fill="auto"/>
            <w:noWrap/>
            <w:vAlign w:val="bottom"/>
            <w:hideMark/>
          </w:tcPr>
          <w:p w14:paraId="573B8D4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2.59</w:t>
            </w:r>
          </w:p>
        </w:tc>
        <w:tc>
          <w:tcPr>
            <w:tcW w:w="0" w:type="auto"/>
            <w:tcBorders>
              <w:top w:val="nil"/>
              <w:left w:val="nil"/>
              <w:bottom w:val="nil"/>
              <w:right w:val="nil"/>
            </w:tcBorders>
            <w:shd w:val="clear" w:color="auto" w:fill="auto"/>
            <w:noWrap/>
            <w:vAlign w:val="bottom"/>
            <w:hideMark/>
          </w:tcPr>
          <w:p w14:paraId="22A7F2B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1.91</w:t>
            </w:r>
          </w:p>
        </w:tc>
        <w:tc>
          <w:tcPr>
            <w:tcW w:w="0" w:type="auto"/>
            <w:tcBorders>
              <w:top w:val="nil"/>
              <w:left w:val="nil"/>
              <w:bottom w:val="nil"/>
              <w:right w:val="nil"/>
            </w:tcBorders>
            <w:shd w:val="clear" w:color="auto" w:fill="auto"/>
            <w:noWrap/>
            <w:vAlign w:val="bottom"/>
            <w:hideMark/>
          </w:tcPr>
          <w:p w14:paraId="20178EC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84.04</w:t>
            </w:r>
          </w:p>
        </w:tc>
        <w:tc>
          <w:tcPr>
            <w:tcW w:w="0" w:type="auto"/>
            <w:tcBorders>
              <w:top w:val="nil"/>
              <w:left w:val="nil"/>
              <w:bottom w:val="nil"/>
              <w:right w:val="nil"/>
            </w:tcBorders>
            <w:shd w:val="clear" w:color="auto" w:fill="auto"/>
            <w:noWrap/>
            <w:vAlign w:val="bottom"/>
            <w:hideMark/>
          </w:tcPr>
          <w:p w14:paraId="42CE4862"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81.13</w:t>
            </w:r>
          </w:p>
        </w:tc>
        <w:tc>
          <w:tcPr>
            <w:tcW w:w="0" w:type="auto"/>
            <w:tcBorders>
              <w:top w:val="nil"/>
              <w:left w:val="nil"/>
              <w:bottom w:val="nil"/>
              <w:right w:val="nil"/>
            </w:tcBorders>
            <w:shd w:val="clear" w:color="auto" w:fill="auto"/>
            <w:noWrap/>
            <w:vAlign w:val="bottom"/>
            <w:hideMark/>
          </w:tcPr>
          <w:p w14:paraId="7EBB9F61"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78.79</w:t>
            </w:r>
          </w:p>
        </w:tc>
      </w:tr>
      <w:tr w:rsidR="00B84E37" w:rsidRPr="00E0424F" w14:paraId="11627750" w14:textId="77777777" w:rsidTr="00B84E37">
        <w:trPr>
          <w:trHeight w:val="285"/>
        </w:trPr>
        <w:tc>
          <w:tcPr>
            <w:tcW w:w="0" w:type="auto"/>
            <w:tcBorders>
              <w:top w:val="nil"/>
              <w:left w:val="nil"/>
              <w:bottom w:val="nil"/>
              <w:right w:val="nil"/>
            </w:tcBorders>
            <w:shd w:val="clear" w:color="auto" w:fill="auto"/>
            <w:noWrap/>
            <w:vAlign w:val="bottom"/>
            <w:hideMark/>
          </w:tcPr>
          <w:p w14:paraId="31389C0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12</w:t>
            </w:r>
          </w:p>
        </w:tc>
        <w:tc>
          <w:tcPr>
            <w:tcW w:w="0" w:type="auto"/>
            <w:tcBorders>
              <w:top w:val="nil"/>
              <w:left w:val="nil"/>
              <w:bottom w:val="nil"/>
              <w:right w:val="nil"/>
            </w:tcBorders>
            <w:shd w:val="clear" w:color="auto" w:fill="auto"/>
            <w:noWrap/>
            <w:vAlign w:val="bottom"/>
            <w:hideMark/>
          </w:tcPr>
          <w:p w14:paraId="63C659E2"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Portugal</w:t>
            </w:r>
          </w:p>
        </w:tc>
        <w:tc>
          <w:tcPr>
            <w:tcW w:w="0" w:type="auto"/>
            <w:tcBorders>
              <w:top w:val="nil"/>
              <w:left w:val="nil"/>
              <w:bottom w:val="nil"/>
              <w:right w:val="nil"/>
            </w:tcBorders>
            <w:shd w:val="clear" w:color="auto" w:fill="auto"/>
            <w:noWrap/>
            <w:vAlign w:val="bottom"/>
            <w:hideMark/>
          </w:tcPr>
          <w:p w14:paraId="4B732CC9"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1940</w:t>
            </w:r>
          </w:p>
        </w:tc>
        <w:tc>
          <w:tcPr>
            <w:tcW w:w="0" w:type="auto"/>
            <w:tcBorders>
              <w:top w:val="nil"/>
              <w:left w:val="nil"/>
              <w:bottom w:val="nil"/>
              <w:right w:val="nil"/>
            </w:tcBorders>
            <w:shd w:val="clear" w:color="auto" w:fill="auto"/>
            <w:noWrap/>
            <w:vAlign w:val="bottom"/>
            <w:hideMark/>
          </w:tcPr>
          <w:p w14:paraId="1C89F44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2015</w:t>
            </w:r>
          </w:p>
        </w:tc>
        <w:tc>
          <w:tcPr>
            <w:tcW w:w="0" w:type="auto"/>
            <w:tcBorders>
              <w:top w:val="nil"/>
              <w:left w:val="nil"/>
              <w:bottom w:val="nil"/>
              <w:right w:val="nil"/>
            </w:tcBorders>
            <w:shd w:val="clear" w:color="auto" w:fill="auto"/>
            <w:noWrap/>
            <w:vAlign w:val="bottom"/>
            <w:hideMark/>
          </w:tcPr>
          <w:p w14:paraId="736C6EA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84.02</w:t>
            </w:r>
          </w:p>
        </w:tc>
        <w:tc>
          <w:tcPr>
            <w:tcW w:w="0" w:type="auto"/>
            <w:tcBorders>
              <w:top w:val="nil"/>
              <w:left w:val="nil"/>
              <w:bottom w:val="nil"/>
              <w:right w:val="nil"/>
            </w:tcBorders>
            <w:shd w:val="clear" w:color="auto" w:fill="auto"/>
            <w:noWrap/>
            <w:vAlign w:val="bottom"/>
            <w:hideMark/>
          </w:tcPr>
          <w:p w14:paraId="21DCEA7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2.16</w:t>
            </w:r>
          </w:p>
        </w:tc>
        <w:tc>
          <w:tcPr>
            <w:tcW w:w="0" w:type="auto"/>
            <w:tcBorders>
              <w:top w:val="nil"/>
              <w:left w:val="nil"/>
              <w:bottom w:val="nil"/>
              <w:right w:val="nil"/>
            </w:tcBorders>
            <w:shd w:val="clear" w:color="auto" w:fill="auto"/>
            <w:noWrap/>
            <w:vAlign w:val="bottom"/>
            <w:hideMark/>
          </w:tcPr>
          <w:p w14:paraId="331C625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2.63</w:t>
            </w:r>
          </w:p>
        </w:tc>
        <w:tc>
          <w:tcPr>
            <w:tcW w:w="0" w:type="auto"/>
            <w:tcBorders>
              <w:top w:val="nil"/>
              <w:left w:val="nil"/>
              <w:bottom w:val="nil"/>
              <w:right w:val="nil"/>
            </w:tcBorders>
            <w:shd w:val="clear" w:color="auto" w:fill="auto"/>
            <w:noWrap/>
            <w:vAlign w:val="bottom"/>
            <w:hideMark/>
          </w:tcPr>
          <w:p w14:paraId="62F5DF39"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1.92</w:t>
            </w:r>
          </w:p>
        </w:tc>
        <w:tc>
          <w:tcPr>
            <w:tcW w:w="0" w:type="auto"/>
            <w:tcBorders>
              <w:top w:val="nil"/>
              <w:left w:val="nil"/>
              <w:bottom w:val="nil"/>
              <w:right w:val="nil"/>
            </w:tcBorders>
            <w:shd w:val="clear" w:color="auto" w:fill="auto"/>
            <w:noWrap/>
            <w:vAlign w:val="bottom"/>
            <w:hideMark/>
          </w:tcPr>
          <w:p w14:paraId="0D818752"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83.99</w:t>
            </w:r>
          </w:p>
        </w:tc>
        <w:tc>
          <w:tcPr>
            <w:tcW w:w="0" w:type="auto"/>
            <w:tcBorders>
              <w:top w:val="nil"/>
              <w:left w:val="nil"/>
              <w:bottom w:val="nil"/>
              <w:right w:val="nil"/>
            </w:tcBorders>
            <w:shd w:val="clear" w:color="auto" w:fill="auto"/>
            <w:noWrap/>
            <w:vAlign w:val="bottom"/>
            <w:hideMark/>
          </w:tcPr>
          <w:p w14:paraId="3D3100B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81.37</w:t>
            </w:r>
          </w:p>
        </w:tc>
        <w:tc>
          <w:tcPr>
            <w:tcW w:w="0" w:type="auto"/>
            <w:tcBorders>
              <w:top w:val="nil"/>
              <w:left w:val="nil"/>
              <w:bottom w:val="nil"/>
              <w:right w:val="nil"/>
            </w:tcBorders>
            <w:shd w:val="clear" w:color="auto" w:fill="auto"/>
            <w:noWrap/>
            <w:vAlign w:val="bottom"/>
            <w:hideMark/>
          </w:tcPr>
          <w:p w14:paraId="1BF4977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79.11</w:t>
            </w:r>
          </w:p>
        </w:tc>
      </w:tr>
      <w:tr w:rsidR="00B84E37" w:rsidRPr="00E0424F" w14:paraId="09BE7958" w14:textId="77777777" w:rsidTr="00B84E37">
        <w:trPr>
          <w:trHeight w:val="285"/>
        </w:trPr>
        <w:tc>
          <w:tcPr>
            <w:tcW w:w="0" w:type="auto"/>
            <w:tcBorders>
              <w:top w:val="nil"/>
              <w:left w:val="nil"/>
              <w:bottom w:val="nil"/>
              <w:right w:val="nil"/>
            </w:tcBorders>
            <w:shd w:val="clear" w:color="auto" w:fill="auto"/>
            <w:noWrap/>
            <w:vAlign w:val="bottom"/>
            <w:hideMark/>
          </w:tcPr>
          <w:p w14:paraId="0987E07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13</w:t>
            </w:r>
          </w:p>
        </w:tc>
        <w:tc>
          <w:tcPr>
            <w:tcW w:w="0" w:type="auto"/>
            <w:tcBorders>
              <w:top w:val="nil"/>
              <w:left w:val="nil"/>
              <w:bottom w:val="nil"/>
              <w:right w:val="nil"/>
            </w:tcBorders>
            <w:shd w:val="clear" w:color="auto" w:fill="auto"/>
            <w:noWrap/>
            <w:vAlign w:val="bottom"/>
            <w:hideMark/>
          </w:tcPr>
          <w:p w14:paraId="3CBA71F2"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Austria</w:t>
            </w:r>
          </w:p>
        </w:tc>
        <w:tc>
          <w:tcPr>
            <w:tcW w:w="0" w:type="auto"/>
            <w:tcBorders>
              <w:top w:val="nil"/>
              <w:left w:val="nil"/>
              <w:bottom w:val="nil"/>
              <w:right w:val="nil"/>
            </w:tcBorders>
            <w:shd w:val="clear" w:color="auto" w:fill="auto"/>
            <w:noWrap/>
            <w:vAlign w:val="bottom"/>
            <w:hideMark/>
          </w:tcPr>
          <w:p w14:paraId="57B2266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1947</w:t>
            </w:r>
          </w:p>
        </w:tc>
        <w:tc>
          <w:tcPr>
            <w:tcW w:w="0" w:type="auto"/>
            <w:tcBorders>
              <w:top w:val="nil"/>
              <w:left w:val="nil"/>
              <w:bottom w:val="nil"/>
              <w:right w:val="nil"/>
            </w:tcBorders>
            <w:shd w:val="clear" w:color="auto" w:fill="auto"/>
            <w:noWrap/>
            <w:vAlign w:val="bottom"/>
            <w:hideMark/>
          </w:tcPr>
          <w:p w14:paraId="68784749"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2014</w:t>
            </w:r>
          </w:p>
        </w:tc>
        <w:tc>
          <w:tcPr>
            <w:tcW w:w="0" w:type="auto"/>
            <w:tcBorders>
              <w:top w:val="nil"/>
              <w:left w:val="nil"/>
              <w:bottom w:val="nil"/>
              <w:right w:val="nil"/>
            </w:tcBorders>
            <w:shd w:val="clear" w:color="auto" w:fill="auto"/>
            <w:noWrap/>
            <w:vAlign w:val="bottom"/>
            <w:hideMark/>
          </w:tcPr>
          <w:p w14:paraId="69539DC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83.72</w:t>
            </w:r>
          </w:p>
        </w:tc>
        <w:tc>
          <w:tcPr>
            <w:tcW w:w="0" w:type="auto"/>
            <w:tcBorders>
              <w:top w:val="nil"/>
              <w:left w:val="nil"/>
              <w:bottom w:val="nil"/>
              <w:right w:val="nil"/>
            </w:tcBorders>
            <w:shd w:val="clear" w:color="auto" w:fill="auto"/>
            <w:noWrap/>
            <w:vAlign w:val="bottom"/>
            <w:hideMark/>
          </w:tcPr>
          <w:p w14:paraId="47D7AD9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2.10</w:t>
            </w:r>
          </w:p>
        </w:tc>
        <w:tc>
          <w:tcPr>
            <w:tcW w:w="0" w:type="auto"/>
            <w:tcBorders>
              <w:top w:val="nil"/>
              <w:left w:val="nil"/>
              <w:bottom w:val="nil"/>
              <w:right w:val="nil"/>
            </w:tcBorders>
            <w:shd w:val="clear" w:color="auto" w:fill="auto"/>
            <w:noWrap/>
            <w:vAlign w:val="bottom"/>
            <w:hideMark/>
          </w:tcPr>
          <w:p w14:paraId="382C11DD"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2.56</w:t>
            </w:r>
          </w:p>
        </w:tc>
        <w:tc>
          <w:tcPr>
            <w:tcW w:w="0" w:type="auto"/>
            <w:tcBorders>
              <w:top w:val="nil"/>
              <w:left w:val="nil"/>
              <w:bottom w:val="nil"/>
              <w:right w:val="nil"/>
            </w:tcBorders>
            <w:shd w:val="clear" w:color="auto" w:fill="auto"/>
            <w:noWrap/>
            <w:vAlign w:val="bottom"/>
            <w:hideMark/>
          </w:tcPr>
          <w:p w14:paraId="0DB61D1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1.86</w:t>
            </w:r>
          </w:p>
        </w:tc>
        <w:tc>
          <w:tcPr>
            <w:tcW w:w="0" w:type="auto"/>
            <w:tcBorders>
              <w:top w:val="nil"/>
              <w:left w:val="nil"/>
              <w:bottom w:val="nil"/>
              <w:right w:val="nil"/>
            </w:tcBorders>
            <w:shd w:val="clear" w:color="auto" w:fill="auto"/>
            <w:noWrap/>
            <w:vAlign w:val="bottom"/>
            <w:hideMark/>
          </w:tcPr>
          <w:p w14:paraId="1E877C2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84.07</w:t>
            </w:r>
          </w:p>
        </w:tc>
        <w:tc>
          <w:tcPr>
            <w:tcW w:w="0" w:type="auto"/>
            <w:tcBorders>
              <w:top w:val="nil"/>
              <w:left w:val="nil"/>
              <w:bottom w:val="nil"/>
              <w:right w:val="nil"/>
            </w:tcBorders>
            <w:shd w:val="clear" w:color="auto" w:fill="auto"/>
            <w:noWrap/>
            <w:vAlign w:val="bottom"/>
            <w:hideMark/>
          </w:tcPr>
          <w:p w14:paraId="4EB210B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81.24</w:t>
            </w:r>
          </w:p>
        </w:tc>
        <w:tc>
          <w:tcPr>
            <w:tcW w:w="0" w:type="auto"/>
            <w:tcBorders>
              <w:top w:val="nil"/>
              <w:left w:val="nil"/>
              <w:bottom w:val="nil"/>
              <w:right w:val="nil"/>
            </w:tcBorders>
            <w:shd w:val="clear" w:color="auto" w:fill="auto"/>
            <w:noWrap/>
            <w:vAlign w:val="bottom"/>
            <w:hideMark/>
          </w:tcPr>
          <w:p w14:paraId="20376F8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78.67</w:t>
            </w:r>
          </w:p>
        </w:tc>
      </w:tr>
      <w:tr w:rsidR="00B84E37" w:rsidRPr="00E0424F" w14:paraId="53155F5B" w14:textId="77777777" w:rsidTr="00B84E37">
        <w:trPr>
          <w:trHeight w:val="285"/>
        </w:trPr>
        <w:tc>
          <w:tcPr>
            <w:tcW w:w="0" w:type="auto"/>
            <w:tcBorders>
              <w:top w:val="nil"/>
              <w:left w:val="nil"/>
              <w:bottom w:val="nil"/>
              <w:right w:val="nil"/>
            </w:tcBorders>
            <w:shd w:val="clear" w:color="auto" w:fill="auto"/>
            <w:noWrap/>
            <w:vAlign w:val="bottom"/>
            <w:hideMark/>
          </w:tcPr>
          <w:p w14:paraId="6B41DCA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14</w:t>
            </w:r>
          </w:p>
        </w:tc>
        <w:tc>
          <w:tcPr>
            <w:tcW w:w="0" w:type="auto"/>
            <w:tcBorders>
              <w:top w:val="nil"/>
              <w:left w:val="nil"/>
              <w:bottom w:val="nil"/>
              <w:right w:val="nil"/>
            </w:tcBorders>
            <w:shd w:val="clear" w:color="auto" w:fill="auto"/>
            <w:noWrap/>
            <w:vAlign w:val="bottom"/>
            <w:hideMark/>
          </w:tcPr>
          <w:p w14:paraId="58BA57D8"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Canada</w:t>
            </w:r>
          </w:p>
        </w:tc>
        <w:tc>
          <w:tcPr>
            <w:tcW w:w="0" w:type="auto"/>
            <w:tcBorders>
              <w:top w:val="nil"/>
              <w:left w:val="nil"/>
              <w:bottom w:val="nil"/>
              <w:right w:val="nil"/>
            </w:tcBorders>
            <w:shd w:val="clear" w:color="auto" w:fill="auto"/>
            <w:noWrap/>
            <w:vAlign w:val="bottom"/>
            <w:hideMark/>
          </w:tcPr>
          <w:p w14:paraId="7FC8D26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1921</w:t>
            </w:r>
          </w:p>
        </w:tc>
        <w:tc>
          <w:tcPr>
            <w:tcW w:w="0" w:type="auto"/>
            <w:tcBorders>
              <w:top w:val="nil"/>
              <w:left w:val="nil"/>
              <w:bottom w:val="nil"/>
              <w:right w:val="nil"/>
            </w:tcBorders>
            <w:shd w:val="clear" w:color="auto" w:fill="auto"/>
            <w:noWrap/>
            <w:vAlign w:val="bottom"/>
            <w:hideMark/>
          </w:tcPr>
          <w:p w14:paraId="563CD0E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2011</w:t>
            </w:r>
          </w:p>
        </w:tc>
        <w:tc>
          <w:tcPr>
            <w:tcW w:w="0" w:type="auto"/>
            <w:tcBorders>
              <w:top w:val="nil"/>
              <w:left w:val="nil"/>
              <w:bottom w:val="nil"/>
              <w:right w:val="nil"/>
            </w:tcBorders>
            <w:shd w:val="clear" w:color="auto" w:fill="auto"/>
            <w:noWrap/>
            <w:vAlign w:val="bottom"/>
            <w:hideMark/>
          </w:tcPr>
          <w:p w14:paraId="7627D25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83.69</w:t>
            </w:r>
          </w:p>
        </w:tc>
        <w:tc>
          <w:tcPr>
            <w:tcW w:w="0" w:type="auto"/>
            <w:tcBorders>
              <w:top w:val="nil"/>
              <w:left w:val="nil"/>
              <w:bottom w:val="nil"/>
              <w:right w:val="nil"/>
            </w:tcBorders>
            <w:shd w:val="clear" w:color="auto" w:fill="auto"/>
            <w:noWrap/>
            <w:vAlign w:val="bottom"/>
            <w:hideMark/>
          </w:tcPr>
          <w:p w14:paraId="70BE117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w:t>
            </w:r>
          </w:p>
        </w:tc>
        <w:tc>
          <w:tcPr>
            <w:tcW w:w="0" w:type="auto"/>
            <w:tcBorders>
              <w:top w:val="nil"/>
              <w:left w:val="nil"/>
              <w:bottom w:val="nil"/>
              <w:right w:val="nil"/>
            </w:tcBorders>
            <w:shd w:val="clear" w:color="auto" w:fill="auto"/>
            <w:noWrap/>
            <w:vAlign w:val="bottom"/>
            <w:hideMark/>
          </w:tcPr>
          <w:p w14:paraId="46B056B2"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2.47</w:t>
            </w:r>
          </w:p>
        </w:tc>
        <w:tc>
          <w:tcPr>
            <w:tcW w:w="0" w:type="auto"/>
            <w:tcBorders>
              <w:top w:val="nil"/>
              <w:left w:val="nil"/>
              <w:bottom w:val="nil"/>
              <w:right w:val="nil"/>
            </w:tcBorders>
            <w:shd w:val="clear" w:color="auto" w:fill="auto"/>
            <w:noWrap/>
            <w:vAlign w:val="bottom"/>
            <w:hideMark/>
          </w:tcPr>
          <w:p w14:paraId="75FAD67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1.78</w:t>
            </w:r>
          </w:p>
        </w:tc>
        <w:tc>
          <w:tcPr>
            <w:tcW w:w="0" w:type="auto"/>
            <w:tcBorders>
              <w:top w:val="nil"/>
              <w:left w:val="nil"/>
              <w:bottom w:val="nil"/>
              <w:right w:val="nil"/>
            </w:tcBorders>
            <w:shd w:val="clear" w:color="auto" w:fill="auto"/>
            <w:noWrap/>
            <w:vAlign w:val="bottom"/>
            <w:hideMark/>
          </w:tcPr>
          <w:p w14:paraId="33033B7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84.10</w:t>
            </w:r>
          </w:p>
        </w:tc>
        <w:tc>
          <w:tcPr>
            <w:tcW w:w="0" w:type="auto"/>
            <w:tcBorders>
              <w:top w:val="nil"/>
              <w:left w:val="nil"/>
              <w:bottom w:val="nil"/>
              <w:right w:val="nil"/>
            </w:tcBorders>
            <w:shd w:val="clear" w:color="auto" w:fill="auto"/>
            <w:noWrap/>
            <w:vAlign w:val="bottom"/>
            <w:hideMark/>
          </w:tcPr>
          <w:p w14:paraId="1E0E5912"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80.82</w:t>
            </w:r>
          </w:p>
        </w:tc>
        <w:tc>
          <w:tcPr>
            <w:tcW w:w="0" w:type="auto"/>
            <w:tcBorders>
              <w:top w:val="nil"/>
              <w:left w:val="nil"/>
              <w:bottom w:val="nil"/>
              <w:right w:val="nil"/>
            </w:tcBorders>
            <w:shd w:val="clear" w:color="auto" w:fill="auto"/>
            <w:noWrap/>
            <w:vAlign w:val="bottom"/>
            <w:hideMark/>
          </w:tcPr>
          <w:p w14:paraId="277BCA8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78.36</w:t>
            </w:r>
          </w:p>
        </w:tc>
      </w:tr>
      <w:tr w:rsidR="00B84E37" w:rsidRPr="00E0424F" w14:paraId="1343F6EF" w14:textId="77777777" w:rsidTr="00B84E37">
        <w:trPr>
          <w:trHeight w:val="285"/>
        </w:trPr>
        <w:tc>
          <w:tcPr>
            <w:tcW w:w="0" w:type="auto"/>
            <w:tcBorders>
              <w:top w:val="nil"/>
              <w:left w:val="nil"/>
              <w:bottom w:val="nil"/>
              <w:right w:val="nil"/>
            </w:tcBorders>
            <w:shd w:val="clear" w:color="auto" w:fill="auto"/>
            <w:noWrap/>
            <w:vAlign w:val="bottom"/>
            <w:hideMark/>
          </w:tcPr>
          <w:p w14:paraId="75F7F661"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15</w:t>
            </w:r>
          </w:p>
        </w:tc>
        <w:tc>
          <w:tcPr>
            <w:tcW w:w="0" w:type="auto"/>
            <w:tcBorders>
              <w:top w:val="nil"/>
              <w:left w:val="nil"/>
              <w:bottom w:val="nil"/>
              <w:right w:val="nil"/>
            </w:tcBorders>
            <w:shd w:val="clear" w:color="auto" w:fill="auto"/>
            <w:noWrap/>
            <w:vAlign w:val="bottom"/>
            <w:hideMark/>
          </w:tcPr>
          <w:p w14:paraId="44B3DCA7"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Greece</w:t>
            </w:r>
          </w:p>
        </w:tc>
        <w:tc>
          <w:tcPr>
            <w:tcW w:w="0" w:type="auto"/>
            <w:tcBorders>
              <w:top w:val="nil"/>
              <w:left w:val="nil"/>
              <w:bottom w:val="nil"/>
              <w:right w:val="nil"/>
            </w:tcBorders>
            <w:shd w:val="clear" w:color="auto" w:fill="auto"/>
            <w:noWrap/>
            <w:vAlign w:val="bottom"/>
            <w:hideMark/>
          </w:tcPr>
          <w:p w14:paraId="4324BE6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1981</w:t>
            </w:r>
          </w:p>
        </w:tc>
        <w:tc>
          <w:tcPr>
            <w:tcW w:w="0" w:type="auto"/>
            <w:tcBorders>
              <w:top w:val="nil"/>
              <w:left w:val="nil"/>
              <w:bottom w:val="nil"/>
              <w:right w:val="nil"/>
            </w:tcBorders>
            <w:shd w:val="clear" w:color="auto" w:fill="auto"/>
            <w:noWrap/>
            <w:vAlign w:val="bottom"/>
            <w:hideMark/>
          </w:tcPr>
          <w:p w14:paraId="73AA0135"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2013</w:t>
            </w:r>
          </w:p>
        </w:tc>
        <w:tc>
          <w:tcPr>
            <w:tcW w:w="0" w:type="auto"/>
            <w:tcBorders>
              <w:top w:val="nil"/>
              <w:left w:val="nil"/>
              <w:bottom w:val="nil"/>
              <w:right w:val="nil"/>
            </w:tcBorders>
            <w:shd w:val="clear" w:color="auto" w:fill="auto"/>
            <w:noWrap/>
            <w:vAlign w:val="bottom"/>
            <w:hideMark/>
          </w:tcPr>
          <w:p w14:paraId="5BFD558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83.67</w:t>
            </w:r>
          </w:p>
        </w:tc>
        <w:tc>
          <w:tcPr>
            <w:tcW w:w="0" w:type="auto"/>
            <w:tcBorders>
              <w:top w:val="nil"/>
              <w:left w:val="nil"/>
              <w:bottom w:val="nil"/>
              <w:right w:val="nil"/>
            </w:tcBorders>
            <w:shd w:val="clear" w:color="auto" w:fill="auto"/>
            <w:noWrap/>
            <w:vAlign w:val="bottom"/>
            <w:hideMark/>
          </w:tcPr>
          <w:p w14:paraId="20C5E419"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2.11</w:t>
            </w:r>
          </w:p>
        </w:tc>
        <w:tc>
          <w:tcPr>
            <w:tcW w:w="0" w:type="auto"/>
            <w:tcBorders>
              <w:top w:val="nil"/>
              <w:left w:val="nil"/>
              <w:bottom w:val="nil"/>
              <w:right w:val="nil"/>
            </w:tcBorders>
            <w:shd w:val="clear" w:color="auto" w:fill="auto"/>
            <w:noWrap/>
            <w:vAlign w:val="bottom"/>
            <w:hideMark/>
          </w:tcPr>
          <w:p w14:paraId="62CC495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2.60</w:t>
            </w:r>
          </w:p>
        </w:tc>
        <w:tc>
          <w:tcPr>
            <w:tcW w:w="0" w:type="auto"/>
            <w:tcBorders>
              <w:top w:val="nil"/>
              <w:left w:val="nil"/>
              <w:bottom w:val="nil"/>
              <w:right w:val="nil"/>
            </w:tcBorders>
            <w:shd w:val="clear" w:color="auto" w:fill="auto"/>
            <w:noWrap/>
            <w:vAlign w:val="bottom"/>
            <w:hideMark/>
          </w:tcPr>
          <w:p w14:paraId="522608D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1.89</w:t>
            </w:r>
          </w:p>
        </w:tc>
        <w:tc>
          <w:tcPr>
            <w:tcW w:w="0" w:type="auto"/>
            <w:tcBorders>
              <w:top w:val="nil"/>
              <w:left w:val="nil"/>
              <w:bottom w:val="nil"/>
              <w:right w:val="nil"/>
            </w:tcBorders>
            <w:shd w:val="clear" w:color="auto" w:fill="auto"/>
            <w:noWrap/>
            <w:vAlign w:val="bottom"/>
            <w:hideMark/>
          </w:tcPr>
          <w:p w14:paraId="182DD41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83.14</w:t>
            </w:r>
          </w:p>
        </w:tc>
        <w:tc>
          <w:tcPr>
            <w:tcW w:w="0" w:type="auto"/>
            <w:tcBorders>
              <w:top w:val="nil"/>
              <w:left w:val="nil"/>
              <w:bottom w:val="nil"/>
              <w:right w:val="nil"/>
            </w:tcBorders>
            <w:shd w:val="clear" w:color="auto" w:fill="auto"/>
            <w:noWrap/>
            <w:vAlign w:val="bottom"/>
            <w:hideMark/>
          </w:tcPr>
          <w:p w14:paraId="312EEBE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80.59</w:t>
            </w:r>
          </w:p>
        </w:tc>
        <w:tc>
          <w:tcPr>
            <w:tcW w:w="0" w:type="auto"/>
            <w:tcBorders>
              <w:top w:val="nil"/>
              <w:left w:val="nil"/>
              <w:bottom w:val="nil"/>
              <w:right w:val="nil"/>
            </w:tcBorders>
            <w:shd w:val="clear" w:color="auto" w:fill="auto"/>
            <w:noWrap/>
            <w:vAlign w:val="bottom"/>
            <w:hideMark/>
          </w:tcPr>
          <w:p w14:paraId="701C931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78.60</w:t>
            </w:r>
          </w:p>
        </w:tc>
      </w:tr>
      <w:tr w:rsidR="00B84E37" w:rsidRPr="00E0424F" w14:paraId="65CA2A35" w14:textId="77777777" w:rsidTr="00B84E37">
        <w:trPr>
          <w:trHeight w:val="285"/>
        </w:trPr>
        <w:tc>
          <w:tcPr>
            <w:tcW w:w="0" w:type="auto"/>
            <w:tcBorders>
              <w:top w:val="nil"/>
              <w:left w:val="nil"/>
              <w:bottom w:val="nil"/>
              <w:right w:val="nil"/>
            </w:tcBorders>
            <w:shd w:val="clear" w:color="auto" w:fill="auto"/>
            <w:noWrap/>
            <w:vAlign w:val="bottom"/>
            <w:hideMark/>
          </w:tcPr>
          <w:p w14:paraId="3164E20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16</w:t>
            </w:r>
          </w:p>
        </w:tc>
        <w:tc>
          <w:tcPr>
            <w:tcW w:w="0" w:type="auto"/>
            <w:tcBorders>
              <w:top w:val="nil"/>
              <w:left w:val="nil"/>
              <w:bottom w:val="nil"/>
              <w:right w:val="nil"/>
            </w:tcBorders>
            <w:shd w:val="clear" w:color="auto" w:fill="auto"/>
            <w:noWrap/>
            <w:vAlign w:val="bottom"/>
            <w:hideMark/>
          </w:tcPr>
          <w:p w14:paraId="063EF62A"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Slovenia</w:t>
            </w:r>
          </w:p>
        </w:tc>
        <w:tc>
          <w:tcPr>
            <w:tcW w:w="0" w:type="auto"/>
            <w:tcBorders>
              <w:top w:val="nil"/>
              <w:left w:val="nil"/>
              <w:bottom w:val="nil"/>
              <w:right w:val="nil"/>
            </w:tcBorders>
            <w:shd w:val="clear" w:color="auto" w:fill="auto"/>
            <w:noWrap/>
            <w:vAlign w:val="bottom"/>
            <w:hideMark/>
          </w:tcPr>
          <w:p w14:paraId="38766CC5"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1983</w:t>
            </w:r>
          </w:p>
        </w:tc>
        <w:tc>
          <w:tcPr>
            <w:tcW w:w="0" w:type="auto"/>
            <w:tcBorders>
              <w:top w:val="nil"/>
              <w:left w:val="nil"/>
              <w:bottom w:val="nil"/>
              <w:right w:val="nil"/>
            </w:tcBorders>
            <w:shd w:val="clear" w:color="auto" w:fill="auto"/>
            <w:noWrap/>
            <w:vAlign w:val="bottom"/>
            <w:hideMark/>
          </w:tcPr>
          <w:p w14:paraId="32378E4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2014</w:t>
            </w:r>
          </w:p>
        </w:tc>
        <w:tc>
          <w:tcPr>
            <w:tcW w:w="0" w:type="auto"/>
            <w:tcBorders>
              <w:top w:val="nil"/>
              <w:left w:val="nil"/>
              <w:bottom w:val="nil"/>
              <w:right w:val="nil"/>
            </w:tcBorders>
            <w:shd w:val="clear" w:color="auto" w:fill="auto"/>
            <w:noWrap/>
            <w:vAlign w:val="bottom"/>
            <w:hideMark/>
          </w:tcPr>
          <w:p w14:paraId="185AAD1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83.66</w:t>
            </w:r>
          </w:p>
        </w:tc>
        <w:tc>
          <w:tcPr>
            <w:tcW w:w="0" w:type="auto"/>
            <w:tcBorders>
              <w:top w:val="nil"/>
              <w:left w:val="nil"/>
              <w:bottom w:val="nil"/>
              <w:right w:val="nil"/>
            </w:tcBorders>
            <w:shd w:val="clear" w:color="auto" w:fill="auto"/>
            <w:noWrap/>
            <w:vAlign w:val="bottom"/>
            <w:hideMark/>
          </w:tcPr>
          <w:p w14:paraId="69AEF6A9"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2.13</w:t>
            </w:r>
          </w:p>
        </w:tc>
        <w:tc>
          <w:tcPr>
            <w:tcW w:w="0" w:type="auto"/>
            <w:tcBorders>
              <w:top w:val="nil"/>
              <w:left w:val="nil"/>
              <w:bottom w:val="nil"/>
              <w:right w:val="nil"/>
            </w:tcBorders>
            <w:shd w:val="clear" w:color="auto" w:fill="auto"/>
            <w:noWrap/>
            <w:vAlign w:val="bottom"/>
            <w:hideMark/>
          </w:tcPr>
          <w:p w14:paraId="7839B125"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2.61</w:t>
            </w:r>
          </w:p>
        </w:tc>
        <w:tc>
          <w:tcPr>
            <w:tcW w:w="0" w:type="auto"/>
            <w:tcBorders>
              <w:top w:val="nil"/>
              <w:left w:val="nil"/>
              <w:bottom w:val="nil"/>
              <w:right w:val="nil"/>
            </w:tcBorders>
            <w:shd w:val="clear" w:color="auto" w:fill="auto"/>
            <w:noWrap/>
            <w:vAlign w:val="bottom"/>
            <w:hideMark/>
          </w:tcPr>
          <w:p w14:paraId="584DCD0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1.92</w:t>
            </w:r>
          </w:p>
        </w:tc>
        <w:tc>
          <w:tcPr>
            <w:tcW w:w="0" w:type="auto"/>
            <w:tcBorders>
              <w:top w:val="nil"/>
              <w:left w:val="nil"/>
              <w:bottom w:val="nil"/>
              <w:right w:val="nil"/>
            </w:tcBorders>
            <w:shd w:val="clear" w:color="auto" w:fill="auto"/>
            <w:noWrap/>
            <w:vAlign w:val="bottom"/>
            <w:hideMark/>
          </w:tcPr>
          <w:p w14:paraId="3BBF77A9"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83.49</w:t>
            </w:r>
          </w:p>
        </w:tc>
        <w:tc>
          <w:tcPr>
            <w:tcW w:w="0" w:type="auto"/>
            <w:tcBorders>
              <w:top w:val="nil"/>
              <w:left w:val="nil"/>
              <w:bottom w:val="nil"/>
              <w:right w:val="nil"/>
            </w:tcBorders>
            <w:shd w:val="clear" w:color="auto" w:fill="auto"/>
            <w:noWrap/>
            <w:vAlign w:val="bottom"/>
            <w:hideMark/>
          </w:tcPr>
          <w:p w14:paraId="3B5E5A5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80.74</w:t>
            </w:r>
          </w:p>
        </w:tc>
        <w:tc>
          <w:tcPr>
            <w:tcW w:w="0" w:type="auto"/>
            <w:tcBorders>
              <w:top w:val="nil"/>
              <w:left w:val="nil"/>
              <w:bottom w:val="nil"/>
              <w:right w:val="nil"/>
            </w:tcBorders>
            <w:shd w:val="clear" w:color="auto" w:fill="auto"/>
            <w:noWrap/>
            <w:vAlign w:val="bottom"/>
            <w:hideMark/>
          </w:tcPr>
          <w:p w14:paraId="2DBDCF65"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78.46</w:t>
            </w:r>
          </w:p>
        </w:tc>
      </w:tr>
      <w:tr w:rsidR="00B84E37" w:rsidRPr="00E0424F" w14:paraId="4A0E983C" w14:textId="77777777" w:rsidTr="00B84E37">
        <w:trPr>
          <w:trHeight w:val="285"/>
        </w:trPr>
        <w:tc>
          <w:tcPr>
            <w:tcW w:w="0" w:type="auto"/>
            <w:tcBorders>
              <w:top w:val="nil"/>
              <w:left w:val="nil"/>
              <w:bottom w:val="nil"/>
              <w:right w:val="nil"/>
            </w:tcBorders>
            <w:shd w:val="clear" w:color="auto" w:fill="auto"/>
            <w:noWrap/>
            <w:vAlign w:val="bottom"/>
            <w:hideMark/>
          </w:tcPr>
          <w:p w14:paraId="17C22F4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17</w:t>
            </w:r>
          </w:p>
        </w:tc>
        <w:tc>
          <w:tcPr>
            <w:tcW w:w="0" w:type="auto"/>
            <w:tcBorders>
              <w:top w:val="nil"/>
              <w:left w:val="nil"/>
              <w:bottom w:val="nil"/>
              <w:right w:val="nil"/>
            </w:tcBorders>
            <w:shd w:val="clear" w:color="auto" w:fill="auto"/>
            <w:noWrap/>
            <w:vAlign w:val="bottom"/>
            <w:hideMark/>
          </w:tcPr>
          <w:p w14:paraId="0F9BE86C"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Iceland</w:t>
            </w:r>
          </w:p>
        </w:tc>
        <w:tc>
          <w:tcPr>
            <w:tcW w:w="0" w:type="auto"/>
            <w:tcBorders>
              <w:top w:val="nil"/>
              <w:left w:val="nil"/>
              <w:bottom w:val="nil"/>
              <w:right w:val="nil"/>
            </w:tcBorders>
            <w:shd w:val="clear" w:color="auto" w:fill="auto"/>
            <w:noWrap/>
            <w:vAlign w:val="bottom"/>
            <w:hideMark/>
          </w:tcPr>
          <w:p w14:paraId="6B302AD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1900</w:t>
            </w:r>
          </w:p>
        </w:tc>
        <w:tc>
          <w:tcPr>
            <w:tcW w:w="0" w:type="auto"/>
            <w:tcBorders>
              <w:top w:val="nil"/>
              <w:left w:val="nil"/>
              <w:bottom w:val="nil"/>
              <w:right w:val="nil"/>
            </w:tcBorders>
            <w:shd w:val="clear" w:color="auto" w:fill="auto"/>
            <w:noWrap/>
            <w:vAlign w:val="bottom"/>
            <w:hideMark/>
          </w:tcPr>
          <w:p w14:paraId="31E9198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2013</w:t>
            </w:r>
          </w:p>
        </w:tc>
        <w:tc>
          <w:tcPr>
            <w:tcW w:w="0" w:type="auto"/>
            <w:tcBorders>
              <w:top w:val="nil"/>
              <w:left w:val="nil"/>
              <w:bottom w:val="nil"/>
              <w:right w:val="nil"/>
            </w:tcBorders>
            <w:shd w:val="clear" w:color="auto" w:fill="auto"/>
            <w:noWrap/>
            <w:vAlign w:val="bottom"/>
            <w:hideMark/>
          </w:tcPr>
          <w:p w14:paraId="5685478D"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83.46</w:t>
            </w:r>
          </w:p>
        </w:tc>
        <w:tc>
          <w:tcPr>
            <w:tcW w:w="0" w:type="auto"/>
            <w:tcBorders>
              <w:top w:val="nil"/>
              <w:left w:val="nil"/>
              <w:bottom w:val="nil"/>
              <w:right w:val="nil"/>
            </w:tcBorders>
            <w:shd w:val="clear" w:color="auto" w:fill="auto"/>
            <w:noWrap/>
            <w:vAlign w:val="bottom"/>
            <w:hideMark/>
          </w:tcPr>
          <w:p w14:paraId="5216E18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2.09</w:t>
            </w:r>
          </w:p>
        </w:tc>
        <w:tc>
          <w:tcPr>
            <w:tcW w:w="0" w:type="auto"/>
            <w:tcBorders>
              <w:top w:val="nil"/>
              <w:left w:val="nil"/>
              <w:bottom w:val="nil"/>
              <w:right w:val="nil"/>
            </w:tcBorders>
            <w:shd w:val="clear" w:color="auto" w:fill="auto"/>
            <w:noWrap/>
            <w:vAlign w:val="bottom"/>
            <w:hideMark/>
          </w:tcPr>
          <w:p w14:paraId="52D81605"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2.57</w:t>
            </w:r>
          </w:p>
        </w:tc>
        <w:tc>
          <w:tcPr>
            <w:tcW w:w="0" w:type="auto"/>
            <w:tcBorders>
              <w:top w:val="nil"/>
              <w:left w:val="nil"/>
              <w:bottom w:val="nil"/>
              <w:right w:val="nil"/>
            </w:tcBorders>
            <w:shd w:val="clear" w:color="auto" w:fill="auto"/>
            <w:noWrap/>
            <w:vAlign w:val="bottom"/>
            <w:hideMark/>
          </w:tcPr>
          <w:p w14:paraId="46D1AD4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1.89</w:t>
            </w:r>
          </w:p>
        </w:tc>
        <w:tc>
          <w:tcPr>
            <w:tcW w:w="0" w:type="auto"/>
            <w:tcBorders>
              <w:top w:val="nil"/>
              <w:left w:val="nil"/>
              <w:bottom w:val="nil"/>
              <w:right w:val="nil"/>
            </w:tcBorders>
            <w:shd w:val="clear" w:color="auto" w:fill="auto"/>
            <w:noWrap/>
            <w:vAlign w:val="bottom"/>
            <w:hideMark/>
          </w:tcPr>
          <w:p w14:paraId="74F2945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83.14</w:t>
            </w:r>
          </w:p>
        </w:tc>
        <w:tc>
          <w:tcPr>
            <w:tcW w:w="0" w:type="auto"/>
            <w:tcBorders>
              <w:top w:val="nil"/>
              <w:left w:val="nil"/>
              <w:bottom w:val="nil"/>
              <w:right w:val="nil"/>
            </w:tcBorders>
            <w:shd w:val="clear" w:color="auto" w:fill="auto"/>
            <w:noWrap/>
            <w:vAlign w:val="bottom"/>
            <w:hideMark/>
          </w:tcPr>
          <w:p w14:paraId="1931322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80.10</w:t>
            </w:r>
          </w:p>
        </w:tc>
        <w:tc>
          <w:tcPr>
            <w:tcW w:w="0" w:type="auto"/>
            <w:tcBorders>
              <w:top w:val="nil"/>
              <w:left w:val="nil"/>
              <w:bottom w:val="nil"/>
              <w:right w:val="nil"/>
            </w:tcBorders>
            <w:shd w:val="clear" w:color="auto" w:fill="auto"/>
            <w:noWrap/>
            <w:vAlign w:val="bottom"/>
            <w:hideMark/>
          </w:tcPr>
          <w:p w14:paraId="0F5EFCA2"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78.06</w:t>
            </w:r>
          </w:p>
        </w:tc>
      </w:tr>
      <w:tr w:rsidR="00B84E37" w:rsidRPr="00E0424F" w14:paraId="247DA56D" w14:textId="77777777" w:rsidTr="00B84E37">
        <w:trPr>
          <w:trHeight w:val="285"/>
        </w:trPr>
        <w:tc>
          <w:tcPr>
            <w:tcW w:w="0" w:type="auto"/>
            <w:tcBorders>
              <w:top w:val="nil"/>
              <w:left w:val="nil"/>
              <w:bottom w:val="nil"/>
              <w:right w:val="nil"/>
            </w:tcBorders>
            <w:shd w:val="clear" w:color="auto" w:fill="auto"/>
            <w:noWrap/>
            <w:vAlign w:val="bottom"/>
            <w:hideMark/>
          </w:tcPr>
          <w:p w14:paraId="2CF3174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18</w:t>
            </w:r>
          </w:p>
        </w:tc>
        <w:tc>
          <w:tcPr>
            <w:tcW w:w="0" w:type="auto"/>
            <w:tcBorders>
              <w:top w:val="nil"/>
              <w:left w:val="nil"/>
              <w:bottom w:val="nil"/>
              <w:right w:val="nil"/>
            </w:tcBorders>
            <w:shd w:val="clear" w:color="auto" w:fill="auto"/>
            <w:noWrap/>
            <w:vAlign w:val="bottom"/>
            <w:hideMark/>
          </w:tcPr>
          <w:p w14:paraId="04D0E4B3"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New Zealand</w:t>
            </w:r>
          </w:p>
        </w:tc>
        <w:tc>
          <w:tcPr>
            <w:tcW w:w="0" w:type="auto"/>
            <w:tcBorders>
              <w:top w:val="nil"/>
              <w:left w:val="nil"/>
              <w:bottom w:val="nil"/>
              <w:right w:val="nil"/>
            </w:tcBorders>
            <w:shd w:val="clear" w:color="auto" w:fill="auto"/>
            <w:noWrap/>
            <w:vAlign w:val="bottom"/>
            <w:hideMark/>
          </w:tcPr>
          <w:p w14:paraId="5CE25BB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1948</w:t>
            </w:r>
          </w:p>
        </w:tc>
        <w:tc>
          <w:tcPr>
            <w:tcW w:w="0" w:type="auto"/>
            <w:tcBorders>
              <w:top w:val="nil"/>
              <w:left w:val="nil"/>
              <w:bottom w:val="nil"/>
              <w:right w:val="nil"/>
            </w:tcBorders>
            <w:shd w:val="clear" w:color="auto" w:fill="auto"/>
            <w:noWrap/>
            <w:vAlign w:val="bottom"/>
            <w:hideMark/>
          </w:tcPr>
          <w:p w14:paraId="72E4D67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2013</w:t>
            </w:r>
          </w:p>
        </w:tc>
        <w:tc>
          <w:tcPr>
            <w:tcW w:w="0" w:type="auto"/>
            <w:tcBorders>
              <w:top w:val="nil"/>
              <w:left w:val="nil"/>
              <w:bottom w:val="nil"/>
              <w:right w:val="nil"/>
            </w:tcBorders>
            <w:shd w:val="clear" w:color="auto" w:fill="auto"/>
            <w:noWrap/>
            <w:vAlign w:val="bottom"/>
            <w:hideMark/>
          </w:tcPr>
          <w:p w14:paraId="50047769"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83.42</w:t>
            </w:r>
          </w:p>
        </w:tc>
        <w:tc>
          <w:tcPr>
            <w:tcW w:w="0" w:type="auto"/>
            <w:tcBorders>
              <w:top w:val="nil"/>
              <w:left w:val="nil"/>
              <w:bottom w:val="nil"/>
              <w:right w:val="nil"/>
            </w:tcBorders>
            <w:shd w:val="clear" w:color="auto" w:fill="auto"/>
            <w:noWrap/>
            <w:vAlign w:val="bottom"/>
            <w:hideMark/>
          </w:tcPr>
          <w:p w14:paraId="5665CB7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2.04</w:t>
            </w:r>
          </w:p>
        </w:tc>
        <w:tc>
          <w:tcPr>
            <w:tcW w:w="0" w:type="auto"/>
            <w:tcBorders>
              <w:top w:val="nil"/>
              <w:left w:val="nil"/>
              <w:bottom w:val="nil"/>
              <w:right w:val="nil"/>
            </w:tcBorders>
            <w:shd w:val="clear" w:color="auto" w:fill="auto"/>
            <w:noWrap/>
            <w:vAlign w:val="bottom"/>
            <w:hideMark/>
          </w:tcPr>
          <w:p w14:paraId="1A3A6EC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2.50</w:t>
            </w:r>
          </w:p>
        </w:tc>
        <w:tc>
          <w:tcPr>
            <w:tcW w:w="0" w:type="auto"/>
            <w:tcBorders>
              <w:top w:val="nil"/>
              <w:left w:val="nil"/>
              <w:bottom w:val="nil"/>
              <w:right w:val="nil"/>
            </w:tcBorders>
            <w:shd w:val="clear" w:color="auto" w:fill="auto"/>
            <w:noWrap/>
            <w:vAlign w:val="bottom"/>
            <w:hideMark/>
          </w:tcPr>
          <w:p w14:paraId="4EB912D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1.79</w:t>
            </w:r>
          </w:p>
        </w:tc>
        <w:tc>
          <w:tcPr>
            <w:tcW w:w="0" w:type="auto"/>
            <w:tcBorders>
              <w:top w:val="nil"/>
              <w:left w:val="nil"/>
              <w:bottom w:val="nil"/>
              <w:right w:val="nil"/>
            </w:tcBorders>
            <w:shd w:val="clear" w:color="auto" w:fill="auto"/>
            <w:noWrap/>
            <w:vAlign w:val="bottom"/>
            <w:hideMark/>
          </w:tcPr>
          <w:p w14:paraId="2D140185"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83.88</w:t>
            </w:r>
          </w:p>
        </w:tc>
        <w:tc>
          <w:tcPr>
            <w:tcW w:w="0" w:type="auto"/>
            <w:tcBorders>
              <w:top w:val="nil"/>
              <w:left w:val="nil"/>
              <w:bottom w:val="nil"/>
              <w:right w:val="nil"/>
            </w:tcBorders>
            <w:shd w:val="clear" w:color="auto" w:fill="auto"/>
            <w:noWrap/>
            <w:vAlign w:val="bottom"/>
            <w:hideMark/>
          </w:tcPr>
          <w:p w14:paraId="738B0F2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80.83</w:t>
            </w:r>
          </w:p>
        </w:tc>
        <w:tc>
          <w:tcPr>
            <w:tcW w:w="0" w:type="auto"/>
            <w:tcBorders>
              <w:top w:val="nil"/>
              <w:left w:val="nil"/>
              <w:bottom w:val="nil"/>
              <w:right w:val="nil"/>
            </w:tcBorders>
            <w:shd w:val="clear" w:color="auto" w:fill="auto"/>
            <w:noWrap/>
            <w:vAlign w:val="bottom"/>
            <w:hideMark/>
          </w:tcPr>
          <w:p w14:paraId="38D0273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78.31</w:t>
            </w:r>
          </w:p>
        </w:tc>
      </w:tr>
      <w:tr w:rsidR="00B84E37" w:rsidRPr="00E0424F" w14:paraId="5460E23C" w14:textId="77777777" w:rsidTr="00B84E37">
        <w:trPr>
          <w:trHeight w:val="285"/>
        </w:trPr>
        <w:tc>
          <w:tcPr>
            <w:tcW w:w="0" w:type="auto"/>
            <w:tcBorders>
              <w:top w:val="nil"/>
              <w:left w:val="nil"/>
              <w:bottom w:val="nil"/>
              <w:right w:val="nil"/>
            </w:tcBorders>
            <w:shd w:val="clear" w:color="auto" w:fill="auto"/>
            <w:noWrap/>
            <w:vAlign w:val="bottom"/>
            <w:hideMark/>
          </w:tcPr>
          <w:p w14:paraId="034019C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w:t>
            </w:r>
          </w:p>
        </w:tc>
        <w:tc>
          <w:tcPr>
            <w:tcW w:w="0" w:type="auto"/>
            <w:tcBorders>
              <w:top w:val="nil"/>
              <w:left w:val="nil"/>
              <w:bottom w:val="nil"/>
              <w:right w:val="nil"/>
            </w:tcBorders>
            <w:shd w:val="clear" w:color="auto" w:fill="auto"/>
            <w:noWrap/>
            <w:vAlign w:val="bottom"/>
            <w:hideMark/>
          </w:tcPr>
          <w:p w14:paraId="4D2965DE"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Ireland</w:t>
            </w:r>
          </w:p>
        </w:tc>
        <w:tc>
          <w:tcPr>
            <w:tcW w:w="0" w:type="auto"/>
            <w:tcBorders>
              <w:top w:val="nil"/>
              <w:left w:val="nil"/>
              <w:bottom w:val="nil"/>
              <w:right w:val="nil"/>
            </w:tcBorders>
            <w:shd w:val="clear" w:color="auto" w:fill="auto"/>
            <w:noWrap/>
            <w:vAlign w:val="bottom"/>
            <w:hideMark/>
          </w:tcPr>
          <w:p w14:paraId="4835E48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1950</w:t>
            </w:r>
          </w:p>
        </w:tc>
        <w:tc>
          <w:tcPr>
            <w:tcW w:w="0" w:type="auto"/>
            <w:tcBorders>
              <w:top w:val="nil"/>
              <w:left w:val="nil"/>
              <w:bottom w:val="nil"/>
              <w:right w:val="nil"/>
            </w:tcBorders>
            <w:shd w:val="clear" w:color="auto" w:fill="auto"/>
            <w:noWrap/>
            <w:vAlign w:val="bottom"/>
            <w:hideMark/>
          </w:tcPr>
          <w:p w14:paraId="568D92B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2014</w:t>
            </w:r>
          </w:p>
        </w:tc>
        <w:tc>
          <w:tcPr>
            <w:tcW w:w="0" w:type="auto"/>
            <w:tcBorders>
              <w:top w:val="nil"/>
              <w:left w:val="nil"/>
              <w:bottom w:val="nil"/>
              <w:right w:val="nil"/>
            </w:tcBorders>
            <w:shd w:val="clear" w:color="auto" w:fill="auto"/>
            <w:noWrap/>
            <w:vAlign w:val="bottom"/>
            <w:hideMark/>
          </w:tcPr>
          <w:p w14:paraId="1043729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83.21</w:t>
            </w:r>
          </w:p>
        </w:tc>
        <w:tc>
          <w:tcPr>
            <w:tcW w:w="0" w:type="auto"/>
            <w:tcBorders>
              <w:top w:val="nil"/>
              <w:left w:val="nil"/>
              <w:bottom w:val="nil"/>
              <w:right w:val="nil"/>
            </w:tcBorders>
            <w:shd w:val="clear" w:color="auto" w:fill="auto"/>
            <w:noWrap/>
            <w:vAlign w:val="bottom"/>
            <w:hideMark/>
          </w:tcPr>
          <w:p w14:paraId="068FF675"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2.05</w:t>
            </w:r>
          </w:p>
        </w:tc>
        <w:tc>
          <w:tcPr>
            <w:tcW w:w="0" w:type="auto"/>
            <w:tcBorders>
              <w:top w:val="nil"/>
              <w:left w:val="nil"/>
              <w:bottom w:val="nil"/>
              <w:right w:val="nil"/>
            </w:tcBorders>
            <w:shd w:val="clear" w:color="auto" w:fill="auto"/>
            <w:noWrap/>
            <w:vAlign w:val="bottom"/>
            <w:hideMark/>
          </w:tcPr>
          <w:p w14:paraId="5BEE93A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2.53</w:t>
            </w:r>
          </w:p>
        </w:tc>
        <w:tc>
          <w:tcPr>
            <w:tcW w:w="0" w:type="auto"/>
            <w:tcBorders>
              <w:top w:val="nil"/>
              <w:left w:val="nil"/>
              <w:bottom w:val="nil"/>
              <w:right w:val="nil"/>
            </w:tcBorders>
            <w:shd w:val="clear" w:color="auto" w:fill="auto"/>
            <w:noWrap/>
            <w:vAlign w:val="bottom"/>
            <w:hideMark/>
          </w:tcPr>
          <w:p w14:paraId="6AA48EB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1.84</w:t>
            </w:r>
          </w:p>
        </w:tc>
        <w:tc>
          <w:tcPr>
            <w:tcW w:w="0" w:type="auto"/>
            <w:tcBorders>
              <w:top w:val="nil"/>
              <w:left w:val="nil"/>
              <w:bottom w:val="nil"/>
              <w:right w:val="nil"/>
            </w:tcBorders>
            <w:shd w:val="clear" w:color="auto" w:fill="auto"/>
            <w:noWrap/>
            <w:vAlign w:val="bottom"/>
            <w:hideMark/>
          </w:tcPr>
          <w:p w14:paraId="46040322"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82.95</w:t>
            </w:r>
          </w:p>
        </w:tc>
        <w:tc>
          <w:tcPr>
            <w:tcW w:w="0" w:type="auto"/>
            <w:tcBorders>
              <w:top w:val="nil"/>
              <w:left w:val="nil"/>
              <w:bottom w:val="nil"/>
              <w:right w:val="nil"/>
            </w:tcBorders>
            <w:shd w:val="clear" w:color="auto" w:fill="auto"/>
            <w:noWrap/>
            <w:vAlign w:val="bottom"/>
            <w:hideMark/>
          </w:tcPr>
          <w:p w14:paraId="22F90479"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80.03</w:t>
            </w:r>
          </w:p>
        </w:tc>
        <w:tc>
          <w:tcPr>
            <w:tcW w:w="0" w:type="auto"/>
            <w:tcBorders>
              <w:top w:val="nil"/>
              <w:left w:val="nil"/>
              <w:bottom w:val="nil"/>
              <w:right w:val="nil"/>
            </w:tcBorders>
            <w:shd w:val="clear" w:color="auto" w:fill="auto"/>
            <w:noWrap/>
            <w:vAlign w:val="bottom"/>
            <w:hideMark/>
          </w:tcPr>
          <w:p w14:paraId="462D569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77.89</w:t>
            </w:r>
          </w:p>
        </w:tc>
      </w:tr>
      <w:tr w:rsidR="00B84E37" w:rsidRPr="00E0424F" w14:paraId="6BD59A3C" w14:textId="77777777" w:rsidTr="00B84E37">
        <w:trPr>
          <w:trHeight w:val="285"/>
        </w:trPr>
        <w:tc>
          <w:tcPr>
            <w:tcW w:w="0" w:type="auto"/>
            <w:tcBorders>
              <w:top w:val="nil"/>
              <w:left w:val="nil"/>
              <w:bottom w:val="nil"/>
              <w:right w:val="nil"/>
            </w:tcBorders>
            <w:shd w:val="clear" w:color="auto" w:fill="auto"/>
            <w:noWrap/>
            <w:vAlign w:val="bottom"/>
            <w:hideMark/>
          </w:tcPr>
          <w:p w14:paraId="23D3F4C9"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w:t>
            </w:r>
          </w:p>
        </w:tc>
        <w:tc>
          <w:tcPr>
            <w:tcW w:w="0" w:type="auto"/>
            <w:tcBorders>
              <w:top w:val="nil"/>
              <w:left w:val="nil"/>
              <w:bottom w:val="nil"/>
              <w:right w:val="nil"/>
            </w:tcBorders>
            <w:shd w:val="clear" w:color="auto" w:fill="auto"/>
            <w:noWrap/>
            <w:vAlign w:val="bottom"/>
            <w:hideMark/>
          </w:tcPr>
          <w:p w14:paraId="15628675"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Belgium</w:t>
            </w:r>
          </w:p>
        </w:tc>
        <w:tc>
          <w:tcPr>
            <w:tcW w:w="0" w:type="auto"/>
            <w:tcBorders>
              <w:top w:val="nil"/>
              <w:left w:val="nil"/>
              <w:bottom w:val="nil"/>
              <w:right w:val="nil"/>
            </w:tcBorders>
            <w:shd w:val="clear" w:color="auto" w:fill="auto"/>
            <w:noWrap/>
            <w:vAlign w:val="bottom"/>
            <w:hideMark/>
          </w:tcPr>
          <w:p w14:paraId="7FCCFC42"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1919</w:t>
            </w:r>
          </w:p>
        </w:tc>
        <w:tc>
          <w:tcPr>
            <w:tcW w:w="0" w:type="auto"/>
            <w:tcBorders>
              <w:top w:val="nil"/>
              <w:left w:val="nil"/>
              <w:bottom w:val="nil"/>
              <w:right w:val="nil"/>
            </w:tcBorders>
            <w:shd w:val="clear" w:color="auto" w:fill="auto"/>
            <w:noWrap/>
            <w:vAlign w:val="bottom"/>
            <w:hideMark/>
          </w:tcPr>
          <w:p w14:paraId="75F6744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2015</w:t>
            </w:r>
          </w:p>
        </w:tc>
        <w:tc>
          <w:tcPr>
            <w:tcW w:w="0" w:type="auto"/>
            <w:tcBorders>
              <w:top w:val="nil"/>
              <w:left w:val="nil"/>
              <w:bottom w:val="nil"/>
              <w:right w:val="nil"/>
            </w:tcBorders>
            <w:shd w:val="clear" w:color="auto" w:fill="auto"/>
            <w:noWrap/>
            <w:vAlign w:val="bottom"/>
            <w:hideMark/>
          </w:tcPr>
          <w:p w14:paraId="0AD87F6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83.15</w:t>
            </w:r>
          </w:p>
        </w:tc>
        <w:tc>
          <w:tcPr>
            <w:tcW w:w="0" w:type="auto"/>
            <w:tcBorders>
              <w:top w:val="nil"/>
              <w:left w:val="nil"/>
              <w:bottom w:val="nil"/>
              <w:right w:val="nil"/>
            </w:tcBorders>
            <w:shd w:val="clear" w:color="auto" w:fill="auto"/>
            <w:noWrap/>
            <w:vAlign w:val="bottom"/>
            <w:hideMark/>
          </w:tcPr>
          <w:p w14:paraId="2E9D16C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2.07</w:t>
            </w:r>
          </w:p>
        </w:tc>
        <w:tc>
          <w:tcPr>
            <w:tcW w:w="0" w:type="auto"/>
            <w:tcBorders>
              <w:top w:val="nil"/>
              <w:left w:val="nil"/>
              <w:bottom w:val="nil"/>
              <w:right w:val="nil"/>
            </w:tcBorders>
            <w:shd w:val="clear" w:color="auto" w:fill="auto"/>
            <w:noWrap/>
            <w:vAlign w:val="bottom"/>
            <w:hideMark/>
          </w:tcPr>
          <w:p w14:paraId="5B804B4D"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2.52</w:t>
            </w:r>
          </w:p>
        </w:tc>
        <w:tc>
          <w:tcPr>
            <w:tcW w:w="0" w:type="auto"/>
            <w:tcBorders>
              <w:top w:val="nil"/>
              <w:left w:val="nil"/>
              <w:bottom w:val="nil"/>
              <w:right w:val="nil"/>
            </w:tcBorders>
            <w:shd w:val="clear" w:color="auto" w:fill="auto"/>
            <w:noWrap/>
            <w:vAlign w:val="bottom"/>
            <w:hideMark/>
          </w:tcPr>
          <w:p w14:paraId="63D5B5D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1.83</w:t>
            </w:r>
          </w:p>
        </w:tc>
        <w:tc>
          <w:tcPr>
            <w:tcW w:w="0" w:type="auto"/>
            <w:tcBorders>
              <w:top w:val="nil"/>
              <w:left w:val="nil"/>
              <w:bottom w:val="nil"/>
              <w:right w:val="nil"/>
            </w:tcBorders>
            <w:shd w:val="clear" w:color="auto" w:fill="auto"/>
            <w:noWrap/>
            <w:vAlign w:val="bottom"/>
            <w:hideMark/>
          </w:tcPr>
          <w:p w14:paraId="18ADF66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83.65</w:t>
            </w:r>
          </w:p>
        </w:tc>
        <w:tc>
          <w:tcPr>
            <w:tcW w:w="0" w:type="auto"/>
            <w:tcBorders>
              <w:top w:val="nil"/>
              <w:left w:val="nil"/>
              <w:bottom w:val="nil"/>
              <w:right w:val="nil"/>
            </w:tcBorders>
            <w:shd w:val="clear" w:color="auto" w:fill="auto"/>
            <w:noWrap/>
            <w:vAlign w:val="bottom"/>
            <w:hideMark/>
          </w:tcPr>
          <w:p w14:paraId="64D2026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80.69</w:t>
            </w:r>
          </w:p>
        </w:tc>
        <w:tc>
          <w:tcPr>
            <w:tcW w:w="0" w:type="auto"/>
            <w:tcBorders>
              <w:top w:val="nil"/>
              <w:left w:val="nil"/>
              <w:bottom w:val="nil"/>
              <w:right w:val="nil"/>
            </w:tcBorders>
            <w:shd w:val="clear" w:color="auto" w:fill="auto"/>
            <w:noWrap/>
            <w:vAlign w:val="bottom"/>
            <w:hideMark/>
          </w:tcPr>
          <w:p w14:paraId="67B37D2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78.02</w:t>
            </w:r>
          </w:p>
        </w:tc>
      </w:tr>
      <w:tr w:rsidR="00B84E37" w:rsidRPr="00E0424F" w14:paraId="01F5F314" w14:textId="77777777" w:rsidTr="00B84E37">
        <w:trPr>
          <w:trHeight w:val="285"/>
        </w:trPr>
        <w:tc>
          <w:tcPr>
            <w:tcW w:w="0" w:type="auto"/>
            <w:tcBorders>
              <w:top w:val="nil"/>
              <w:left w:val="nil"/>
              <w:bottom w:val="nil"/>
              <w:right w:val="nil"/>
            </w:tcBorders>
            <w:shd w:val="clear" w:color="auto" w:fill="auto"/>
            <w:noWrap/>
            <w:vAlign w:val="bottom"/>
            <w:hideMark/>
          </w:tcPr>
          <w:p w14:paraId="7C8AD1CD"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21</w:t>
            </w:r>
          </w:p>
        </w:tc>
        <w:tc>
          <w:tcPr>
            <w:tcW w:w="0" w:type="auto"/>
            <w:tcBorders>
              <w:top w:val="nil"/>
              <w:left w:val="nil"/>
              <w:bottom w:val="nil"/>
              <w:right w:val="nil"/>
            </w:tcBorders>
            <w:shd w:val="clear" w:color="auto" w:fill="auto"/>
            <w:noWrap/>
            <w:vAlign w:val="bottom"/>
            <w:hideMark/>
          </w:tcPr>
          <w:p w14:paraId="749F95CA"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NZ non-Maori</w:t>
            </w:r>
          </w:p>
        </w:tc>
        <w:tc>
          <w:tcPr>
            <w:tcW w:w="0" w:type="auto"/>
            <w:tcBorders>
              <w:top w:val="nil"/>
              <w:left w:val="nil"/>
              <w:bottom w:val="nil"/>
              <w:right w:val="nil"/>
            </w:tcBorders>
            <w:shd w:val="clear" w:color="auto" w:fill="auto"/>
            <w:noWrap/>
            <w:vAlign w:val="bottom"/>
            <w:hideMark/>
          </w:tcPr>
          <w:p w14:paraId="29424B0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1901</w:t>
            </w:r>
          </w:p>
        </w:tc>
        <w:tc>
          <w:tcPr>
            <w:tcW w:w="0" w:type="auto"/>
            <w:tcBorders>
              <w:top w:val="nil"/>
              <w:left w:val="nil"/>
              <w:bottom w:val="nil"/>
              <w:right w:val="nil"/>
            </w:tcBorders>
            <w:shd w:val="clear" w:color="auto" w:fill="auto"/>
            <w:noWrap/>
            <w:vAlign w:val="bottom"/>
            <w:hideMark/>
          </w:tcPr>
          <w:p w14:paraId="6F4489D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2008</w:t>
            </w:r>
          </w:p>
        </w:tc>
        <w:tc>
          <w:tcPr>
            <w:tcW w:w="0" w:type="auto"/>
            <w:tcBorders>
              <w:top w:val="nil"/>
              <w:left w:val="nil"/>
              <w:bottom w:val="nil"/>
              <w:right w:val="nil"/>
            </w:tcBorders>
            <w:shd w:val="clear" w:color="auto" w:fill="auto"/>
            <w:noWrap/>
            <w:vAlign w:val="bottom"/>
            <w:hideMark/>
          </w:tcPr>
          <w:p w14:paraId="33687EC1"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83.06</w:t>
            </w:r>
          </w:p>
        </w:tc>
        <w:tc>
          <w:tcPr>
            <w:tcW w:w="0" w:type="auto"/>
            <w:tcBorders>
              <w:top w:val="nil"/>
              <w:left w:val="nil"/>
              <w:bottom w:val="nil"/>
              <w:right w:val="nil"/>
            </w:tcBorders>
            <w:shd w:val="clear" w:color="auto" w:fill="auto"/>
            <w:noWrap/>
            <w:vAlign w:val="bottom"/>
            <w:hideMark/>
          </w:tcPr>
          <w:p w14:paraId="4AD38BF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2.06</w:t>
            </w:r>
          </w:p>
        </w:tc>
        <w:tc>
          <w:tcPr>
            <w:tcW w:w="0" w:type="auto"/>
            <w:tcBorders>
              <w:top w:val="nil"/>
              <w:left w:val="nil"/>
              <w:bottom w:val="nil"/>
              <w:right w:val="nil"/>
            </w:tcBorders>
            <w:shd w:val="clear" w:color="auto" w:fill="auto"/>
            <w:noWrap/>
            <w:vAlign w:val="bottom"/>
            <w:hideMark/>
          </w:tcPr>
          <w:p w14:paraId="30ACE15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2.52</w:t>
            </w:r>
          </w:p>
        </w:tc>
        <w:tc>
          <w:tcPr>
            <w:tcW w:w="0" w:type="auto"/>
            <w:tcBorders>
              <w:top w:val="nil"/>
              <w:left w:val="nil"/>
              <w:bottom w:val="nil"/>
              <w:right w:val="nil"/>
            </w:tcBorders>
            <w:shd w:val="clear" w:color="auto" w:fill="auto"/>
            <w:noWrap/>
            <w:vAlign w:val="bottom"/>
            <w:hideMark/>
          </w:tcPr>
          <w:p w14:paraId="734C937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1.81</w:t>
            </w:r>
          </w:p>
        </w:tc>
        <w:tc>
          <w:tcPr>
            <w:tcW w:w="0" w:type="auto"/>
            <w:tcBorders>
              <w:top w:val="nil"/>
              <w:left w:val="nil"/>
              <w:bottom w:val="nil"/>
              <w:right w:val="nil"/>
            </w:tcBorders>
            <w:shd w:val="clear" w:color="auto" w:fill="auto"/>
            <w:noWrap/>
            <w:vAlign w:val="bottom"/>
            <w:hideMark/>
          </w:tcPr>
          <w:p w14:paraId="5BC1975D"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83.31</w:t>
            </w:r>
          </w:p>
        </w:tc>
        <w:tc>
          <w:tcPr>
            <w:tcW w:w="0" w:type="auto"/>
            <w:tcBorders>
              <w:top w:val="nil"/>
              <w:left w:val="nil"/>
              <w:bottom w:val="nil"/>
              <w:right w:val="nil"/>
            </w:tcBorders>
            <w:shd w:val="clear" w:color="auto" w:fill="auto"/>
            <w:noWrap/>
            <w:vAlign w:val="bottom"/>
            <w:hideMark/>
          </w:tcPr>
          <w:p w14:paraId="2CD8BCE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80.31</w:t>
            </w:r>
          </w:p>
        </w:tc>
        <w:tc>
          <w:tcPr>
            <w:tcW w:w="0" w:type="auto"/>
            <w:tcBorders>
              <w:top w:val="nil"/>
              <w:left w:val="nil"/>
              <w:bottom w:val="nil"/>
              <w:right w:val="nil"/>
            </w:tcBorders>
            <w:shd w:val="clear" w:color="auto" w:fill="auto"/>
            <w:noWrap/>
            <w:vAlign w:val="bottom"/>
            <w:hideMark/>
          </w:tcPr>
          <w:p w14:paraId="11D3B5E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77.98</w:t>
            </w:r>
          </w:p>
        </w:tc>
      </w:tr>
      <w:tr w:rsidR="00B84E37" w:rsidRPr="00E0424F" w14:paraId="08B37822" w14:textId="77777777" w:rsidTr="00B84E37">
        <w:trPr>
          <w:trHeight w:val="285"/>
        </w:trPr>
        <w:tc>
          <w:tcPr>
            <w:tcW w:w="0" w:type="auto"/>
            <w:tcBorders>
              <w:top w:val="nil"/>
              <w:left w:val="nil"/>
              <w:bottom w:val="nil"/>
              <w:right w:val="nil"/>
            </w:tcBorders>
            <w:shd w:val="clear" w:color="auto" w:fill="auto"/>
            <w:noWrap/>
            <w:vAlign w:val="bottom"/>
            <w:hideMark/>
          </w:tcPr>
          <w:p w14:paraId="537AF46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22</w:t>
            </w:r>
          </w:p>
        </w:tc>
        <w:tc>
          <w:tcPr>
            <w:tcW w:w="0" w:type="auto"/>
            <w:tcBorders>
              <w:top w:val="nil"/>
              <w:left w:val="nil"/>
              <w:bottom w:val="nil"/>
              <w:right w:val="nil"/>
            </w:tcBorders>
            <w:shd w:val="clear" w:color="auto" w:fill="auto"/>
            <w:noWrap/>
            <w:vAlign w:val="bottom"/>
            <w:hideMark/>
          </w:tcPr>
          <w:p w14:paraId="2EFFA8E2"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England &amp; Wales</w:t>
            </w:r>
          </w:p>
        </w:tc>
        <w:tc>
          <w:tcPr>
            <w:tcW w:w="0" w:type="auto"/>
            <w:tcBorders>
              <w:top w:val="nil"/>
              <w:left w:val="nil"/>
              <w:bottom w:val="nil"/>
              <w:right w:val="nil"/>
            </w:tcBorders>
            <w:shd w:val="clear" w:color="auto" w:fill="auto"/>
            <w:noWrap/>
            <w:vAlign w:val="bottom"/>
            <w:hideMark/>
          </w:tcPr>
          <w:p w14:paraId="20FEA1D2"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1900</w:t>
            </w:r>
          </w:p>
        </w:tc>
        <w:tc>
          <w:tcPr>
            <w:tcW w:w="0" w:type="auto"/>
            <w:tcBorders>
              <w:top w:val="nil"/>
              <w:left w:val="nil"/>
              <w:bottom w:val="nil"/>
              <w:right w:val="nil"/>
            </w:tcBorders>
            <w:shd w:val="clear" w:color="auto" w:fill="auto"/>
            <w:noWrap/>
            <w:vAlign w:val="bottom"/>
            <w:hideMark/>
          </w:tcPr>
          <w:p w14:paraId="6392C63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2013</w:t>
            </w:r>
          </w:p>
        </w:tc>
        <w:tc>
          <w:tcPr>
            <w:tcW w:w="0" w:type="auto"/>
            <w:tcBorders>
              <w:top w:val="nil"/>
              <w:left w:val="nil"/>
              <w:bottom w:val="nil"/>
              <w:right w:val="nil"/>
            </w:tcBorders>
            <w:shd w:val="clear" w:color="auto" w:fill="auto"/>
            <w:noWrap/>
            <w:vAlign w:val="bottom"/>
            <w:hideMark/>
          </w:tcPr>
          <w:p w14:paraId="10CAE60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82.97</w:t>
            </w:r>
          </w:p>
        </w:tc>
        <w:tc>
          <w:tcPr>
            <w:tcW w:w="0" w:type="auto"/>
            <w:tcBorders>
              <w:top w:val="nil"/>
              <w:left w:val="nil"/>
              <w:bottom w:val="nil"/>
              <w:right w:val="nil"/>
            </w:tcBorders>
            <w:shd w:val="clear" w:color="auto" w:fill="auto"/>
            <w:noWrap/>
            <w:vAlign w:val="bottom"/>
            <w:hideMark/>
          </w:tcPr>
          <w:p w14:paraId="52E851C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2.04</w:t>
            </w:r>
          </w:p>
        </w:tc>
        <w:tc>
          <w:tcPr>
            <w:tcW w:w="0" w:type="auto"/>
            <w:tcBorders>
              <w:top w:val="nil"/>
              <w:left w:val="nil"/>
              <w:bottom w:val="nil"/>
              <w:right w:val="nil"/>
            </w:tcBorders>
            <w:shd w:val="clear" w:color="auto" w:fill="auto"/>
            <w:noWrap/>
            <w:vAlign w:val="bottom"/>
            <w:hideMark/>
          </w:tcPr>
          <w:p w14:paraId="3596C71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2.51</w:t>
            </w:r>
          </w:p>
        </w:tc>
        <w:tc>
          <w:tcPr>
            <w:tcW w:w="0" w:type="auto"/>
            <w:tcBorders>
              <w:top w:val="nil"/>
              <w:left w:val="nil"/>
              <w:bottom w:val="nil"/>
              <w:right w:val="nil"/>
            </w:tcBorders>
            <w:shd w:val="clear" w:color="auto" w:fill="auto"/>
            <w:noWrap/>
            <w:vAlign w:val="bottom"/>
            <w:hideMark/>
          </w:tcPr>
          <w:p w14:paraId="746192B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1.82</w:t>
            </w:r>
          </w:p>
        </w:tc>
        <w:tc>
          <w:tcPr>
            <w:tcW w:w="0" w:type="auto"/>
            <w:tcBorders>
              <w:top w:val="nil"/>
              <w:left w:val="nil"/>
              <w:bottom w:val="nil"/>
              <w:right w:val="nil"/>
            </w:tcBorders>
            <w:shd w:val="clear" w:color="auto" w:fill="auto"/>
            <w:noWrap/>
            <w:vAlign w:val="bottom"/>
            <w:hideMark/>
          </w:tcPr>
          <w:p w14:paraId="5E46D8B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83.05</w:t>
            </w:r>
          </w:p>
        </w:tc>
        <w:tc>
          <w:tcPr>
            <w:tcW w:w="0" w:type="auto"/>
            <w:tcBorders>
              <w:top w:val="nil"/>
              <w:left w:val="nil"/>
              <w:bottom w:val="nil"/>
              <w:right w:val="nil"/>
            </w:tcBorders>
            <w:shd w:val="clear" w:color="auto" w:fill="auto"/>
            <w:noWrap/>
            <w:vAlign w:val="bottom"/>
            <w:hideMark/>
          </w:tcPr>
          <w:p w14:paraId="5EF3C029"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79.93</w:t>
            </w:r>
          </w:p>
        </w:tc>
        <w:tc>
          <w:tcPr>
            <w:tcW w:w="0" w:type="auto"/>
            <w:tcBorders>
              <w:top w:val="nil"/>
              <w:left w:val="nil"/>
              <w:bottom w:val="nil"/>
              <w:right w:val="nil"/>
            </w:tcBorders>
            <w:shd w:val="clear" w:color="auto" w:fill="auto"/>
            <w:noWrap/>
            <w:vAlign w:val="bottom"/>
            <w:hideMark/>
          </w:tcPr>
          <w:p w14:paraId="481FD822"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77.62</w:t>
            </w:r>
          </w:p>
        </w:tc>
      </w:tr>
      <w:tr w:rsidR="00B84E37" w:rsidRPr="00E0424F" w14:paraId="6B7B884E" w14:textId="77777777" w:rsidTr="00B84E37">
        <w:trPr>
          <w:trHeight w:val="285"/>
        </w:trPr>
        <w:tc>
          <w:tcPr>
            <w:tcW w:w="0" w:type="auto"/>
            <w:tcBorders>
              <w:top w:val="nil"/>
              <w:left w:val="nil"/>
              <w:bottom w:val="nil"/>
              <w:right w:val="nil"/>
            </w:tcBorders>
            <w:shd w:val="clear" w:color="auto" w:fill="auto"/>
            <w:noWrap/>
            <w:vAlign w:val="bottom"/>
            <w:hideMark/>
          </w:tcPr>
          <w:p w14:paraId="6814536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23</w:t>
            </w:r>
          </w:p>
        </w:tc>
        <w:tc>
          <w:tcPr>
            <w:tcW w:w="0" w:type="auto"/>
            <w:tcBorders>
              <w:top w:val="nil"/>
              <w:left w:val="nil"/>
              <w:bottom w:val="nil"/>
              <w:right w:val="nil"/>
            </w:tcBorders>
            <w:shd w:val="clear" w:color="auto" w:fill="auto"/>
            <w:noWrap/>
            <w:vAlign w:val="bottom"/>
            <w:hideMark/>
          </w:tcPr>
          <w:p w14:paraId="6ED10A02"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West Germany</w:t>
            </w:r>
          </w:p>
        </w:tc>
        <w:tc>
          <w:tcPr>
            <w:tcW w:w="0" w:type="auto"/>
            <w:tcBorders>
              <w:top w:val="nil"/>
              <w:left w:val="nil"/>
              <w:bottom w:val="nil"/>
              <w:right w:val="nil"/>
            </w:tcBorders>
            <w:shd w:val="clear" w:color="auto" w:fill="auto"/>
            <w:noWrap/>
            <w:vAlign w:val="bottom"/>
            <w:hideMark/>
          </w:tcPr>
          <w:p w14:paraId="6479DC45"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1956</w:t>
            </w:r>
          </w:p>
        </w:tc>
        <w:tc>
          <w:tcPr>
            <w:tcW w:w="0" w:type="auto"/>
            <w:tcBorders>
              <w:top w:val="nil"/>
              <w:left w:val="nil"/>
              <w:bottom w:val="nil"/>
              <w:right w:val="nil"/>
            </w:tcBorders>
            <w:shd w:val="clear" w:color="auto" w:fill="auto"/>
            <w:noWrap/>
            <w:vAlign w:val="bottom"/>
            <w:hideMark/>
          </w:tcPr>
          <w:p w14:paraId="3204327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2013</w:t>
            </w:r>
          </w:p>
        </w:tc>
        <w:tc>
          <w:tcPr>
            <w:tcW w:w="0" w:type="auto"/>
            <w:tcBorders>
              <w:top w:val="nil"/>
              <w:left w:val="nil"/>
              <w:bottom w:val="nil"/>
              <w:right w:val="nil"/>
            </w:tcBorders>
            <w:shd w:val="clear" w:color="auto" w:fill="auto"/>
            <w:noWrap/>
            <w:vAlign w:val="bottom"/>
            <w:hideMark/>
          </w:tcPr>
          <w:p w14:paraId="66119CB5"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82.87</w:t>
            </w:r>
          </w:p>
        </w:tc>
        <w:tc>
          <w:tcPr>
            <w:tcW w:w="0" w:type="auto"/>
            <w:tcBorders>
              <w:top w:val="nil"/>
              <w:left w:val="nil"/>
              <w:bottom w:val="nil"/>
              <w:right w:val="nil"/>
            </w:tcBorders>
            <w:shd w:val="clear" w:color="auto" w:fill="auto"/>
            <w:noWrap/>
            <w:vAlign w:val="bottom"/>
            <w:hideMark/>
          </w:tcPr>
          <w:p w14:paraId="4CB5A78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2.09</w:t>
            </w:r>
          </w:p>
        </w:tc>
        <w:tc>
          <w:tcPr>
            <w:tcW w:w="0" w:type="auto"/>
            <w:tcBorders>
              <w:top w:val="nil"/>
              <w:left w:val="nil"/>
              <w:bottom w:val="nil"/>
              <w:right w:val="nil"/>
            </w:tcBorders>
            <w:shd w:val="clear" w:color="auto" w:fill="auto"/>
            <w:noWrap/>
            <w:vAlign w:val="bottom"/>
            <w:hideMark/>
          </w:tcPr>
          <w:p w14:paraId="6FE9468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2.55</w:t>
            </w:r>
          </w:p>
        </w:tc>
        <w:tc>
          <w:tcPr>
            <w:tcW w:w="0" w:type="auto"/>
            <w:tcBorders>
              <w:top w:val="nil"/>
              <w:left w:val="nil"/>
              <w:bottom w:val="nil"/>
              <w:right w:val="nil"/>
            </w:tcBorders>
            <w:shd w:val="clear" w:color="auto" w:fill="auto"/>
            <w:noWrap/>
            <w:vAlign w:val="bottom"/>
            <w:hideMark/>
          </w:tcPr>
          <w:p w14:paraId="63438A5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1.85</w:t>
            </w:r>
          </w:p>
        </w:tc>
        <w:tc>
          <w:tcPr>
            <w:tcW w:w="0" w:type="auto"/>
            <w:tcBorders>
              <w:top w:val="nil"/>
              <w:left w:val="nil"/>
              <w:bottom w:val="nil"/>
              <w:right w:val="nil"/>
            </w:tcBorders>
            <w:shd w:val="clear" w:color="auto" w:fill="auto"/>
            <w:noWrap/>
            <w:vAlign w:val="bottom"/>
            <w:hideMark/>
          </w:tcPr>
          <w:p w14:paraId="31205CE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83.08</w:t>
            </w:r>
          </w:p>
        </w:tc>
        <w:tc>
          <w:tcPr>
            <w:tcW w:w="0" w:type="auto"/>
            <w:tcBorders>
              <w:top w:val="nil"/>
              <w:left w:val="nil"/>
              <w:bottom w:val="nil"/>
              <w:right w:val="nil"/>
            </w:tcBorders>
            <w:shd w:val="clear" w:color="auto" w:fill="auto"/>
            <w:noWrap/>
            <w:vAlign w:val="bottom"/>
            <w:hideMark/>
          </w:tcPr>
          <w:p w14:paraId="41996742"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80.24</w:t>
            </w:r>
          </w:p>
        </w:tc>
        <w:tc>
          <w:tcPr>
            <w:tcW w:w="0" w:type="auto"/>
            <w:tcBorders>
              <w:top w:val="nil"/>
              <w:left w:val="nil"/>
              <w:bottom w:val="nil"/>
              <w:right w:val="nil"/>
            </w:tcBorders>
            <w:shd w:val="clear" w:color="auto" w:fill="auto"/>
            <w:noWrap/>
            <w:vAlign w:val="bottom"/>
            <w:hideMark/>
          </w:tcPr>
          <w:p w14:paraId="351B182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77.73</w:t>
            </w:r>
          </w:p>
        </w:tc>
      </w:tr>
      <w:tr w:rsidR="00B84E37" w:rsidRPr="00E0424F" w14:paraId="6E65847B" w14:textId="77777777" w:rsidTr="00B84E37">
        <w:trPr>
          <w:trHeight w:val="285"/>
        </w:trPr>
        <w:tc>
          <w:tcPr>
            <w:tcW w:w="0" w:type="auto"/>
            <w:tcBorders>
              <w:top w:val="nil"/>
              <w:left w:val="nil"/>
              <w:bottom w:val="nil"/>
              <w:right w:val="nil"/>
            </w:tcBorders>
            <w:shd w:val="clear" w:color="auto" w:fill="auto"/>
            <w:noWrap/>
            <w:vAlign w:val="bottom"/>
            <w:hideMark/>
          </w:tcPr>
          <w:p w14:paraId="7D29123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24</w:t>
            </w:r>
          </w:p>
        </w:tc>
        <w:tc>
          <w:tcPr>
            <w:tcW w:w="0" w:type="auto"/>
            <w:tcBorders>
              <w:top w:val="nil"/>
              <w:left w:val="nil"/>
              <w:bottom w:val="nil"/>
              <w:right w:val="nil"/>
            </w:tcBorders>
            <w:shd w:val="clear" w:color="auto" w:fill="auto"/>
            <w:noWrap/>
            <w:vAlign w:val="bottom"/>
            <w:hideMark/>
          </w:tcPr>
          <w:p w14:paraId="2BADC2BF"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Germany</w:t>
            </w:r>
          </w:p>
        </w:tc>
        <w:tc>
          <w:tcPr>
            <w:tcW w:w="0" w:type="auto"/>
            <w:tcBorders>
              <w:top w:val="nil"/>
              <w:left w:val="nil"/>
              <w:bottom w:val="nil"/>
              <w:right w:val="nil"/>
            </w:tcBorders>
            <w:shd w:val="clear" w:color="auto" w:fill="auto"/>
            <w:noWrap/>
            <w:vAlign w:val="bottom"/>
            <w:hideMark/>
          </w:tcPr>
          <w:p w14:paraId="4414D45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1990</w:t>
            </w:r>
          </w:p>
        </w:tc>
        <w:tc>
          <w:tcPr>
            <w:tcW w:w="0" w:type="auto"/>
            <w:tcBorders>
              <w:top w:val="nil"/>
              <w:left w:val="nil"/>
              <w:bottom w:val="nil"/>
              <w:right w:val="nil"/>
            </w:tcBorders>
            <w:shd w:val="clear" w:color="auto" w:fill="auto"/>
            <w:noWrap/>
            <w:vAlign w:val="bottom"/>
            <w:hideMark/>
          </w:tcPr>
          <w:p w14:paraId="6E237F0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2013</w:t>
            </w:r>
          </w:p>
        </w:tc>
        <w:tc>
          <w:tcPr>
            <w:tcW w:w="0" w:type="auto"/>
            <w:tcBorders>
              <w:top w:val="nil"/>
              <w:left w:val="nil"/>
              <w:bottom w:val="nil"/>
              <w:right w:val="nil"/>
            </w:tcBorders>
            <w:shd w:val="clear" w:color="auto" w:fill="auto"/>
            <w:noWrap/>
            <w:vAlign w:val="bottom"/>
            <w:hideMark/>
          </w:tcPr>
          <w:p w14:paraId="62CCEC75"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82.86</w:t>
            </w:r>
          </w:p>
        </w:tc>
        <w:tc>
          <w:tcPr>
            <w:tcW w:w="0" w:type="auto"/>
            <w:tcBorders>
              <w:top w:val="nil"/>
              <w:left w:val="nil"/>
              <w:bottom w:val="nil"/>
              <w:right w:val="nil"/>
            </w:tcBorders>
            <w:shd w:val="clear" w:color="auto" w:fill="auto"/>
            <w:noWrap/>
            <w:vAlign w:val="bottom"/>
            <w:hideMark/>
          </w:tcPr>
          <w:p w14:paraId="6A98384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2.09</w:t>
            </w:r>
          </w:p>
        </w:tc>
        <w:tc>
          <w:tcPr>
            <w:tcW w:w="0" w:type="auto"/>
            <w:tcBorders>
              <w:top w:val="nil"/>
              <w:left w:val="nil"/>
              <w:bottom w:val="nil"/>
              <w:right w:val="nil"/>
            </w:tcBorders>
            <w:shd w:val="clear" w:color="auto" w:fill="auto"/>
            <w:noWrap/>
            <w:vAlign w:val="bottom"/>
            <w:hideMark/>
          </w:tcPr>
          <w:p w14:paraId="6CB37AE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2.55</w:t>
            </w:r>
          </w:p>
        </w:tc>
        <w:tc>
          <w:tcPr>
            <w:tcW w:w="0" w:type="auto"/>
            <w:tcBorders>
              <w:top w:val="nil"/>
              <w:left w:val="nil"/>
              <w:bottom w:val="nil"/>
              <w:right w:val="nil"/>
            </w:tcBorders>
            <w:shd w:val="clear" w:color="auto" w:fill="auto"/>
            <w:noWrap/>
            <w:vAlign w:val="bottom"/>
            <w:hideMark/>
          </w:tcPr>
          <w:p w14:paraId="3C7E762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1.86</w:t>
            </w:r>
          </w:p>
        </w:tc>
        <w:tc>
          <w:tcPr>
            <w:tcW w:w="0" w:type="auto"/>
            <w:tcBorders>
              <w:top w:val="nil"/>
              <w:left w:val="nil"/>
              <w:bottom w:val="nil"/>
              <w:right w:val="nil"/>
            </w:tcBorders>
            <w:shd w:val="clear" w:color="auto" w:fill="auto"/>
            <w:noWrap/>
            <w:vAlign w:val="bottom"/>
            <w:hideMark/>
          </w:tcPr>
          <w:p w14:paraId="5A86F98D"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83.03</w:t>
            </w:r>
          </w:p>
        </w:tc>
        <w:tc>
          <w:tcPr>
            <w:tcW w:w="0" w:type="auto"/>
            <w:tcBorders>
              <w:top w:val="nil"/>
              <w:left w:val="nil"/>
              <w:bottom w:val="nil"/>
              <w:right w:val="nil"/>
            </w:tcBorders>
            <w:shd w:val="clear" w:color="auto" w:fill="auto"/>
            <w:noWrap/>
            <w:vAlign w:val="bottom"/>
            <w:hideMark/>
          </w:tcPr>
          <w:p w14:paraId="0720721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80.19</w:t>
            </w:r>
          </w:p>
        </w:tc>
        <w:tc>
          <w:tcPr>
            <w:tcW w:w="0" w:type="auto"/>
            <w:tcBorders>
              <w:top w:val="nil"/>
              <w:left w:val="nil"/>
              <w:bottom w:val="nil"/>
              <w:right w:val="nil"/>
            </w:tcBorders>
            <w:shd w:val="clear" w:color="auto" w:fill="auto"/>
            <w:noWrap/>
            <w:vAlign w:val="bottom"/>
            <w:hideMark/>
          </w:tcPr>
          <w:p w14:paraId="02C583F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77.72</w:t>
            </w:r>
          </w:p>
        </w:tc>
      </w:tr>
      <w:tr w:rsidR="00B84E37" w:rsidRPr="00E0424F" w14:paraId="1039FA37" w14:textId="77777777" w:rsidTr="00B84E37">
        <w:trPr>
          <w:trHeight w:val="285"/>
        </w:trPr>
        <w:tc>
          <w:tcPr>
            <w:tcW w:w="0" w:type="auto"/>
            <w:tcBorders>
              <w:top w:val="nil"/>
              <w:left w:val="nil"/>
              <w:bottom w:val="nil"/>
              <w:right w:val="nil"/>
            </w:tcBorders>
            <w:shd w:val="clear" w:color="auto" w:fill="auto"/>
            <w:noWrap/>
            <w:vAlign w:val="bottom"/>
            <w:hideMark/>
          </w:tcPr>
          <w:p w14:paraId="4798616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25</w:t>
            </w:r>
          </w:p>
        </w:tc>
        <w:tc>
          <w:tcPr>
            <w:tcW w:w="0" w:type="auto"/>
            <w:tcBorders>
              <w:top w:val="nil"/>
              <w:left w:val="nil"/>
              <w:bottom w:val="nil"/>
              <w:right w:val="nil"/>
            </w:tcBorders>
            <w:shd w:val="clear" w:color="auto" w:fill="auto"/>
            <w:noWrap/>
            <w:vAlign w:val="bottom"/>
            <w:hideMark/>
          </w:tcPr>
          <w:p w14:paraId="3BDD09BA"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Taiwan</w:t>
            </w:r>
          </w:p>
        </w:tc>
        <w:tc>
          <w:tcPr>
            <w:tcW w:w="0" w:type="auto"/>
            <w:tcBorders>
              <w:top w:val="nil"/>
              <w:left w:val="nil"/>
              <w:bottom w:val="nil"/>
              <w:right w:val="nil"/>
            </w:tcBorders>
            <w:shd w:val="clear" w:color="auto" w:fill="auto"/>
            <w:noWrap/>
            <w:vAlign w:val="bottom"/>
            <w:hideMark/>
          </w:tcPr>
          <w:p w14:paraId="29CAFA9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1970</w:t>
            </w:r>
          </w:p>
        </w:tc>
        <w:tc>
          <w:tcPr>
            <w:tcW w:w="0" w:type="auto"/>
            <w:tcBorders>
              <w:top w:val="nil"/>
              <w:left w:val="nil"/>
              <w:bottom w:val="nil"/>
              <w:right w:val="nil"/>
            </w:tcBorders>
            <w:shd w:val="clear" w:color="auto" w:fill="auto"/>
            <w:noWrap/>
            <w:vAlign w:val="bottom"/>
            <w:hideMark/>
          </w:tcPr>
          <w:p w14:paraId="6AFC3A69"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2014</w:t>
            </w:r>
          </w:p>
        </w:tc>
        <w:tc>
          <w:tcPr>
            <w:tcW w:w="0" w:type="auto"/>
            <w:tcBorders>
              <w:top w:val="nil"/>
              <w:left w:val="nil"/>
              <w:bottom w:val="nil"/>
              <w:right w:val="nil"/>
            </w:tcBorders>
            <w:shd w:val="clear" w:color="auto" w:fill="auto"/>
            <w:noWrap/>
            <w:vAlign w:val="bottom"/>
            <w:hideMark/>
          </w:tcPr>
          <w:p w14:paraId="6959B9E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82.83</w:t>
            </w:r>
          </w:p>
        </w:tc>
        <w:tc>
          <w:tcPr>
            <w:tcW w:w="0" w:type="auto"/>
            <w:tcBorders>
              <w:top w:val="nil"/>
              <w:left w:val="nil"/>
              <w:bottom w:val="nil"/>
              <w:right w:val="nil"/>
            </w:tcBorders>
            <w:shd w:val="clear" w:color="auto" w:fill="auto"/>
            <w:noWrap/>
            <w:vAlign w:val="bottom"/>
            <w:hideMark/>
          </w:tcPr>
          <w:p w14:paraId="323D417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1.99</w:t>
            </w:r>
          </w:p>
        </w:tc>
        <w:tc>
          <w:tcPr>
            <w:tcW w:w="0" w:type="auto"/>
            <w:tcBorders>
              <w:top w:val="nil"/>
              <w:left w:val="nil"/>
              <w:bottom w:val="nil"/>
              <w:right w:val="nil"/>
            </w:tcBorders>
            <w:shd w:val="clear" w:color="auto" w:fill="auto"/>
            <w:noWrap/>
            <w:vAlign w:val="bottom"/>
            <w:hideMark/>
          </w:tcPr>
          <w:p w14:paraId="7305195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2.47</w:t>
            </w:r>
          </w:p>
        </w:tc>
        <w:tc>
          <w:tcPr>
            <w:tcW w:w="0" w:type="auto"/>
            <w:tcBorders>
              <w:top w:val="nil"/>
              <w:left w:val="nil"/>
              <w:bottom w:val="nil"/>
              <w:right w:val="nil"/>
            </w:tcBorders>
            <w:shd w:val="clear" w:color="auto" w:fill="auto"/>
            <w:noWrap/>
            <w:vAlign w:val="bottom"/>
            <w:hideMark/>
          </w:tcPr>
          <w:p w14:paraId="25AA17C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1.79</w:t>
            </w:r>
          </w:p>
        </w:tc>
        <w:tc>
          <w:tcPr>
            <w:tcW w:w="0" w:type="auto"/>
            <w:tcBorders>
              <w:top w:val="nil"/>
              <w:left w:val="nil"/>
              <w:bottom w:val="nil"/>
              <w:right w:val="nil"/>
            </w:tcBorders>
            <w:shd w:val="clear" w:color="auto" w:fill="auto"/>
            <w:noWrap/>
            <w:vAlign w:val="bottom"/>
            <w:hideMark/>
          </w:tcPr>
          <w:p w14:paraId="095E891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82.75</w:t>
            </w:r>
          </w:p>
        </w:tc>
        <w:tc>
          <w:tcPr>
            <w:tcW w:w="0" w:type="auto"/>
            <w:tcBorders>
              <w:top w:val="nil"/>
              <w:left w:val="nil"/>
              <w:bottom w:val="nil"/>
              <w:right w:val="nil"/>
            </w:tcBorders>
            <w:shd w:val="clear" w:color="auto" w:fill="auto"/>
            <w:noWrap/>
            <w:vAlign w:val="bottom"/>
            <w:hideMark/>
          </w:tcPr>
          <w:p w14:paraId="0ABE8E8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79.53</w:t>
            </w:r>
          </w:p>
        </w:tc>
        <w:tc>
          <w:tcPr>
            <w:tcW w:w="0" w:type="auto"/>
            <w:tcBorders>
              <w:top w:val="nil"/>
              <w:left w:val="nil"/>
              <w:bottom w:val="nil"/>
              <w:right w:val="nil"/>
            </w:tcBorders>
            <w:shd w:val="clear" w:color="auto" w:fill="auto"/>
            <w:noWrap/>
            <w:vAlign w:val="bottom"/>
            <w:hideMark/>
          </w:tcPr>
          <w:p w14:paraId="4B6F8479"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77.40</w:t>
            </w:r>
          </w:p>
        </w:tc>
      </w:tr>
      <w:tr w:rsidR="00B84E37" w:rsidRPr="00E0424F" w14:paraId="3F0FA9F9" w14:textId="77777777" w:rsidTr="00B84E37">
        <w:trPr>
          <w:trHeight w:val="285"/>
        </w:trPr>
        <w:tc>
          <w:tcPr>
            <w:tcW w:w="0" w:type="auto"/>
            <w:tcBorders>
              <w:top w:val="nil"/>
              <w:left w:val="nil"/>
              <w:bottom w:val="nil"/>
              <w:right w:val="nil"/>
            </w:tcBorders>
            <w:shd w:val="clear" w:color="auto" w:fill="auto"/>
            <w:noWrap/>
            <w:vAlign w:val="bottom"/>
            <w:hideMark/>
          </w:tcPr>
          <w:p w14:paraId="1B40C4C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26</w:t>
            </w:r>
          </w:p>
        </w:tc>
        <w:tc>
          <w:tcPr>
            <w:tcW w:w="0" w:type="auto"/>
            <w:tcBorders>
              <w:top w:val="nil"/>
              <w:left w:val="nil"/>
              <w:bottom w:val="nil"/>
              <w:right w:val="nil"/>
            </w:tcBorders>
            <w:shd w:val="clear" w:color="auto" w:fill="auto"/>
            <w:noWrap/>
            <w:vAlign w:val="bottom"/>
            <w:hideMark/>
          </w:tcPr>
          <w:p w14:paraId="1ECAEEDA"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East Germany</w:t>
            </w:r>
          </w:p>
        </w:tc>
        <w:tc>
          <w:tcPr>
            <w:tcW w:w="0" w:type="auto"/>
            <w:tcBorders>
              <w:top w:val="nil"/>
              <w:left w:val="nil"/>
              <w:bottom w:val="nil"/>
              <w:right w:val="nil"/>
            </w:tcBorders>
            <w:shd w:val="clear" w:color="auto" w:fill="auto"/>
            <w:noWrap/>
            <w:vAlign w:val="bottom"/>
            <w:hideMark/>
          </w:tcPr>
          <w:p w14:paraId="6A39D6C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1956</w:t>
            </w:r>
          </w:p>
        </w:tc>
        <w:tc>
          <w:tcPr>
            <w:tcW w:w="0" w:type="auto"/>
            <w:tcBorders>
              <w:top w:val="nil"/>
              <w:left w:val="nil"/>
              <w:bottom w:val="nil"/>
              <w:right w:val="nil"/>
            </w:tcBorders>
            <w:shd w:val="clear" w:color="auto" w:fill="auto"/>
            <w:noWrap/>
            <w:vAlign w:val="bottom"/>
            <w:hideMark/>
          </w:tcPr>
          <w:p w14:paraId="47F11889"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2013</w:t>
            </w:r>
          </w:p>
        </w:tc>
        <w:tc>
          <w:tcPr>
            <w:tcW w:w="0" w:type="auto"/>
            <w:tcBorders>
              <w:top w:val="nil"/>
              <w:left w:val="nil"/>
              <w:bottom w:val="nil"/>
              <w:right w:val="nil"/>
            </w:tcBorders>
            <w:shd w:val="clear" w:color="auto" w:fill="auto"/>
            <w:noWrap/>
            <w:vAlign w:val="bottom"/>
            <w:hideMark/>
          </w:tcPr>
          <w:p w14:paraId="074718DD"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82.82</w:t>
            </w:r>
          </w:p>
        </w:tc>
        <w:tc>
          <w:tcPr>
            <w:tcW w:w="0" w:type="auto"/>
            <w:tcBorders>
              <w:top w:val="nil"/>
              <w:left w:val="nil"/>
              <w:bottom w:val="nil"/>
              <w:right w:val="nil"/>
            </w:tcBorders>
            <w:shd w:val="clear" w:color="auto" w:fill="auto"/>
            <w:noWrap/>
            <w:vAlign w:val="bottom"/>
            <w:hideMark/>
          </w:tcPr>
          <w:p w14:paraId="4D9188A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2.09</w:t>
            </w:r>
          </w:p>
        </w:tc>
        <w:tc>
          <w:tcPr>
            <w:tcW w:w="0" w:type="auto"/>
            <w:tcBorders>
              <w:top w:val="nil"/>
              <w:left w:val="nil"/>
              <w:bottom w:val="nil"/>
              <w:right w:val="nil"/>
            </w:tcBorders>
            <w:shd w:val="clear" w:color="auto" w:fill="auto"/>
            <w:noWrap/>
            <w:vAlign w:val="bottom"/>
            <w:hideMark/>
          </w:tcPr>
          <w:p w14:paraId="6333B17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2.56</w:t>
            </w:r>
          </w:p>
        </w:tc>
        <w:tc>
          <w:tcPr>
            <w:tcW w:w="0" w:type="auto"/>
            <w:tcBorders>
              <w:top w:val="nil"/>
              <w:left w:val="nil"/>
              <w:bottom w:val="nil"/>
              <w:right w:val="nil"/>
            </w:tcBorders>
            <w:shd w:val="clear" w:color="auto" w:fill="auto"/>
            <w:noWrap/>
            <w:vAlign w:val="bottom"/>
            <w:hideMark/>
          </w:tcPr>
          <w:p w14:paraId="512B799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1.87</w:t>
            </w:r>
          </w:p>
        </w:tc>
        <w:tc>
          <w:tcPr>
            <w:tcW w:w="0" w:type="auto"/>
            <w:tcBorders>
              <w:top w:val="nil"/>
              <w:left w:val="nil"/>
              <w:bottom w:val="nil"/>
              <w:right w:val="nil"/>
            </w:tcBorders>
            <w:shd w:val="clear" w:color="auto" w:fill="auto"/>
            <w:noWrap/>
            <w:vAlign w:val="bottom"/>
            <w:hideMark/>
          </w:tcPr>
          <w:p w14:paraId="0BE5915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82.85</w:t>
            </w:r>
          </w:p>
        </w:tc>
        <w:tc>
          <w:tcPr>
            <w:tcW w:w="0" w:type="auto"/>
            <w:tcBorders>
              <w:top w:val="nil"/>
              <w:left w:val="nil"/>
              <w:bottom w:val="nil"/>
              <w:right w:val="nil"/>
            </w:tcBorders>
            <w:shd w:val="clear" w:color="auto" w:fill="auto"/>
            <w:noWrap/>
            <w:vAlign w:val="bottom"/>
            <w:hideMark/>
          </w:tcPr>
          <w:p w14:paraId="01069D5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80.03</w:t>
            </w:r>
          </w:p>
        </w:tc>
        <w:tc>
          <w:tcPr>
            <w:tcW w:w="0" w:type="auto"/>
            <w:tcBorders>
              <w:top w:val="nil"/>
              <w:left w:val="nil"/>
              <w:bottom w:val="nil"/>
              <w:right w:val="nil"/>
            </w:tcBorders>
            <w:shd w:val="clear" w:color="auto" w:fill="auto"/>
            <w:noWrap/>
            <w:vAlign w:val="bottom"/>
            <w:hideMark/>
          </w:tcPr>
          <w:p w14:paraId="75CFC6E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77.67</w:t>
            </w:r>
          </w:p>
        </w:tc>
      </w:tr>
      <w:tr w:rsidR="00B84E37" w:rsidRPr="00E0424F" w14:paraId="2B7F92C4" w14:textId="77777777" w:rsidTr="00B84E37">
        <w:trPr>
          <w:trHeight w:val="285"/>
        </w:trPr>
        <w:tc>
          <w:tcPr>
            <w:tcW w:w="0" w:type="auto"/>
            <w:tcBorders>
              <w:top w:val="nil"/>
              <w:left w:val="nil"/>
              <w:bottom w:val="nil"/>
              <w:right w:val="nil"/>
            </w:tcBorders>
            <w:shd w:val="clear" w:color="auto" w:fill="auto"/>
            <w:noWrap/>
            <w:vAlign w:val="bottom"/>
            <w:hideMark/>
          </w:tcPr>
          <w:p w14:paraId="56F8911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27</w:t>
            </w:r>
          </w:p>
        </w:tc>
        <w:tc>
          <w:tcPr>
            <w:tcW w:w="0" w:type="auto"/>
            <w:tcBorders>
              <w:top w:val="nil"/>
              <w:left w:val="nil"/>
              <w:bottom w:val="nil"/>
              <w:right w:val="nil"/>
            </w:tcBorders>
            <w:shd w:val="clear" w:color="auto" w:fill="auto"/>
            <w:noWrap/>
            <w:vAlign w:val="bottom"/>
            <w:hideMark/>
          </w:tcPr>
          <w:p w14:paraId="18E3252E"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Netherlands</w:t>
            </w:r>
          </w:p>
        </w:tc>
        <w:tc>
          <w:tcPr>
            <w:tcW w:w="0" w:type="auto"/>
            <w:tcBorders>
              <w:top w:val="nil"/>
              <w:left w:val="nil"/>
              <w:bottom w:val="nil"/>
              <w:right w:val="nil"/>
            </w:tcBorders>
            <w:shd w:val="clear" w:color="auto" w:fill="auto"/>
            <w:noWrap/>
            <w:vAlign w:val="bottom"/>
            <w:hideMark/>
          </w:tcPr>
          <w:p w14:paraId="5D1618E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1900</w:t>
            </w:r>
          </w:p>
        </w:tc>
        <w:tc>
          <w:tcPr>
            <w:tcW w:w="0" w:type="auto"/>
            <w:tcBorders>
              <w:top w:val="nil"/>
              <w:left w:val="nil"/>
              <w:bottom w:val="nil"/>
              <w:right w:val="nil"/>
            </w:tcBorders>
            <w:shd w:val="clear" w:color="auto" w:fill="auto"/>
            <w:noWrap/>
            <w:vAlign w:val="bottom"/>
            <w:hideMark/>
          </w:tcPr>
          <w:p w14:paraId="33C6ECF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2012</w:t>
            </w:r>
          </w:p>
        </w:tc>
        <w:tc>
          <w:tcPr>
            <w:tcW w:w="0" w:type="auto"/>
            <w:tcBorders>
              <w:top w:val="nil"/>
              <w:left w:val="nil"/>
              <w:bottom w:val="nil"/>
              <w:right w:val="nil"/>
            </w:tcBorders>
            <w:shd w:val="clear" w:color="auto" w:fill="auto"/>
            <w:noWrap/>
            <w:vAlign w:val="bottom"/>
            <w:hideMark/>
          </w:tcPr>
          <w:p w14:paraId="717D1099"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82.82</w:t>
            </w:r>
          </w:p>
        </w:tc>
        <w:tc>
          <w:tcPr>
            <w:tcW w:w="0" w:type="auto"/>
            <w:tcBorders>
              <w:top w:val="nil"/>
              <w:left w:val="nil"/>
              <w:bottom w:val="nil"/>
              <w:right w:val="nil"/>
            </w:tcBorders>
            <w:shd w:val="clear" w:color="auto" w:fill="auto"/>
            <w:noWrap/>
            <w:vAlign w:val="bottom"/>
            <w:hideMark/>
          </w:tcPr>
          <w:p w14:paraId="65F2B41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2.06</w:t>
            </w:r>
          </w:p>
        </w:tc>
        <w:tc>
          <w:tcPr>
            <w:tcW w:w="0" w:type="auto"/>
            <w:tcBorders>
              <w:top w:val="nil"/>
              <w:left w:val="nil"/>
              <w:bottom w:val="nil"/>
              <w:right w:val="nil"/>
            </w:tcBorders>
            <w:shd w:val="clear" w:color="auto" w:fill="auto"/>
            <w:noWrap/>
            <w:vAlign w:val="bottom"/>
            <w:hideMark/>
          </w:tcPr>
          <w:p w14:paraId="2AF4CA8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2.52</w:t>
            </w:r>
          </w:p>
        </w:tc>
        <w:tc>
          <w:tcPr>
            <w:tcW w:w="0" w:type="auto"/>
            <w:tcBorders>
              <w:top w:val="nil"/>
              <w:left w:val="nil"/>
              <w:bottom w:val="nil"/>
              <w:right w:val="nil"/>
            </w:tcBorders>
            <w:shd w:val="clear" w:color="auto" w:fill="auto"/>
            <w:noWrap/>
            <w:vAlign w:val="bottom"/>
            <w:hideMark/>
          </w:tcPr>
          <w:p w14:paraId="0C0A588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1.84</w:t>
            </w:r>
          </w:p>
        </w:tc>
        <w:tc>
          <w:tcPr>
            <w:tcW w:w="0" w:type="auto"/>
            <w:tcBorders>
              <w:top w:val="nil"/>
              <w:left w:val="nil"/>
              <w:bottom w:val="nil"/>
              <w:right w:val="nil"/>
            </w:tcBorders>
            <w:shd w:val="clear" w:color="auto" w:fill="auto"/>
            <w:noWrap/>
            <w:vAlign w:val="bottom"/>
            <w:hideMark/>
          </w:tcPr>
          <w:p w14:paraId="03F3622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83.09</w:t>
            </w:r>
          </w:p>
        </w:tc>
        <w:tc>
          <w:tcPr>
            <w:tcW w:w="0" w:type="auto"/>
            <w:tcBorders>
              <w:top w:val="nil"/>
              <w:left w:val="nil"/>
              <w:bottom w:val="nil"/>
              <w:right w:val="nil"/>
            </w:tcBorders>
            <w:shd w:val="clear" w:color="auto" w:fill="auto"/>
            <w:noWrap/>
            <w:vAlign w:val="bottom"/>
            <w:hideMark/>
          </w:tcPr>
          <w:p w14:paraId="2B09389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80.07</w:t>
            </w:r>
          </w:p>
        </w:tc>
        <w:tc>
          <w:tcPr>
            <w:tcW w:w="0" w:type="auto"/>
            <w:tcBorders>
              <w:top w:val="nil"/>
              <w:left w:val="nil"/>
              <w:bottom w:val="nil"/>
              <w:right w:val="nil"/>
            </w:tcBorders>
            <w:shd w:val="clear" w:color="auto" w:fill="auto"/>
            <w:noWrap/>
            <w:vAlign w:val="bottom"/>
            <w:hideMark/>
          </w:tcPr>
          <w:p w14:paraId="1BCD3BE5"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77.56</w:t>
            </w:r>
          </w:p>
        </w:tc>
      </w:tr>
      <w:tr w:rsidR="00B84E37" w:rsidRPr="00E0424F" w14:paraId="1E6726D0" w14:textId="77777777" w:rsidTr="00B84E37">
        <w:trPr>
          <w:trHeight w:val="285"/>
        </w:trPr>
        <w:tc>
          <w:tcPr>
            <w:tcW w:w="0" w:type="auto"/>
            <w:tcBorders>
              <w:top w:val="nil"/>
              <w:left w:val="nil"/>
              <w:bottom w:val="nil"/>
              <w:right w:val="nil"/>
            </w:tcBorders>
            <w:shd w:val="clear" w:color="auto" w:fill="auto"/>
            <w:noWrap/>
            <w:vAlign w:val="bottom"/>
            <w:hideMark/>
          </w:tcPr>
          <w:p w14:paraId="582E231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28</w:t>
            </w:r>
          </w:p>
        </w:tc>
        <w:tc>
          <w:tcPr>
            <w:tcW w:w="0" w:type="auto"/>
            <w:tcBorders>
              <w:top w:val="nil"/>
              <w:left w:val="nil"/>
              <w:bottom w:val="nil"/>
              <w:right w:val="nil"/>
            </w:tcBorders>
            <w:shd w:val="clear" w:color="auto" w:fill="auto"/>
            <w:noWrap/>
            <w:vAlign w:val="bottom"/>
            <w:hideMark/>
          </w:tcPr>
          <w:p w14:paraId="7D0645C2"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UKR</w:t>
            </w:r>
          </w:p>
        </w:tc>
        <w:tc>
          <w:tcPr>
            <w:tcW w:w="0" w:type="auto"/>
            <w:tcBorders>
              <w:top w:val="nil"/>
              <w:left w:val="nil"/>
              <w:bottom w:val="nil"/>
              <w:right w:val="nil"/>
            </w:tcBorders>
            <w:shd w:val="clear" w:color="auto" w:fill="auto"/>
            <w:noWrap/>
            <w:vAlign w:val="bottom"/>
            <w:hideMark/>
          </w:tcPr>
          <w:p w14:paraId="74AF1A1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1922</w:t>
            </w:r>
          </w:p>
        </w:tc>
        <w:tc>
          <w:tcPr>
            <w:tcW w:w="0" w:type="auto"/>
            <w:tcBorders>
              <w:top w:val="nil"/>
              <w:left w:val="nil"/>
              <w:bottom w:val="nil"/>
              <w:right w:val="nil"/>
            </w:tcBorders>
            <w:shd w:val="clear" w:color="auto" w:fill="auto"/>
            <w:noWrap/>
            <w:vAlign w:val="bottom"/>
            <w:hideMark/>
          </w:tcPr>
          <w:p w14:paraId="7C88AC82"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2013</w:t>
            </w:r>
          </w:p>
        </w:tc>
        <w:tc>
          <w:tcPr>
            <w:tcW w:w="0" w:type="auto"/>
            <w:tcBorders>
              <w:top w:val="nil"/>
              <w:left w:val="nil"/>
              <w:bottom w:val="nil"/>
              <w:right w:val="nil"/>
            </w:tcBorders>
            <w:shd w:val="clear" w:color="auto" w:fill="auto"/>
            <w:noWrap/>
            <w:vAlign w:val="bottom"/>
            <w:hideMark/>
          </w:tcPr>
          <w:p w14:paraId="224EF46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82.78</w:t>
            </w:r>
          </w:p>
        </w:tc>
        <w:tc>
          <w:tcPr>
            <w:tcW w:w="0" w:type="auto"/>
            <w:tcBorders>
              <w:top w:val="nil"/>
              <w:left w:val="nil"/>
              <w:bottom w:val="nil"/>
              <w:right w:val="nil"/>
            </w:tcBorders>
            <w:shd w:val="clear" w:color="auto" w:fill="auto"/>
            <w:noWrap/>
            <w:vAlign w:val="bottom"/>
            <w:hideMark/>
          </w:tcPr>
          <w:p w14:paraId="4A040DE1"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2.03</w:t>
            </w:r>
          </w:p>
        </w:tc>
        <w:tc>
          <w:tcPr>
            <w:tcW w:w="0" w:type="auto"/>
            <w:tcBorders>
              <w:top w:val="nil"/>
              <w:left w:val="nil"/>
              <w:bottom w:val="nil"/>
              <w:right w:val="nil"/>
            </w:tcBorders>
            <w:shd w:val="clear" w:color="auto" w:fill="auto"/>
            <w:noWrap/>
            <w:vAlign w:val="bottom"/>
            <w:hideMark/>
          </w:tcPr>
          <w:p w14:paraId="18955C7D"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2.50</w:t>
            </w:r>
          </w:p>
        </w:tc>
        <w:tc>
          <w:tcPr>
            <w:tcW w:w="0" w:type="auto"/>
            <w:tcBorders>
              <w:top w:val="nil"/>
              <w:left w:val="nil"/>
              <w:bottom w:val="nil"/>
              <w:right w:val="nil"/>
            </w:tcBorders>
            <w:shd w:val="clear" w:color="auto" w:fill="auto"/>
            <w:noWrap/>
            <w:vAlign w:val="bottom"/>
            <w:hideMark/>
          </w:tcPr>
          <w:p w14:paraId="3509E28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1.81</w:t>
            </w:r>
          </w:p>
        </w:tc>
        <w:tc>
          <w:tcPr>
            <w:tcW w:w="0" w:type="auto"/>
            <w:tcBorders>
              <w:top w:val="nil"/>
              <w:left w:val="nil"/>
              <w:bottom w:val="nil"/>
              <w:right w:val="nil"/>
            </w:tcBorders>
            <w:shd w:val="clear" w:color="auto" w:fill="auto"/>
            <w:noWrap/>
            <w:vAlign w:val="bottom"/>
            <w:hideMark/>
          </w:tcPr>
          <w:p w14:paraId="57443AF2"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82.87</w:t>
            </w:r>
          </w:p>
        </w:tc>
        <w:tc>
          <w:tcPr>
            <w:tcW w:w="0" w:type="auto"/>
            <w:tcBorders>
              <w:top w:val="nil"/>
              <w:left w:val="nil"/>
              <w:bottom w:val="nil"/>
              <w:right w:val="nil"/>
            </w:tcBorders>
            <w:shd w:val="clear" w:color="auto" w:fill="auto"/>
            <w:noWrap/>
            <w:vAlign w:val="bottom"/>
            <w:hideMark/>
          </w:tcPr>
          <w:p w14:paraId="6F9630F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79.70</w:t>
            </w:r>
          </w:p>
        </w:tc>
        <w:tc>
          <w:tcPr>
            <w:tcW w:w="0" w:type="auto"/>
            <w:tcBorders>
              <w:top w:val="nil"/>
              <w:left w:val="nil"/>
              <w:bottom w:val="nil"/>
              <w:right w:val="nil"/>
            </w:tcBorders>
            <w:shd w:val="clear" w:color="auto" w:fill="auto"/>
            <w:noWrap/>
            <w:vAlign w:val="bottom"/>
            <w:hideMark/>
          </w:tcPr>
          <w:p w14:paraId="6FE0CEB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77.40</w:t>
            </w:r>
          </w:p>
        </w:tc>
      </w:tr>
      <w:tr w:rsidR="00B84E37" w:rsidRPr="00E0424F" w14:paraId="7F3FB437" w14:textId="77777777" w:rsidTr="00B84E37">
        <w:trPr>
          <w:trHeight w:val="285"/>
        </w:trPr>
        <w:tc>
          <w:tcPr>
            <w:tcW w:w="0" w:type="auto"/>
            <w:tcBorders>
              <w:top w:val="nil"/>
              <w:left w:val="nil"/>
              <w:bottom w:val="nil"/>
              <w:right w:val="nil"/>
            </w:tcBorders>
            <w:shd w:val="clear" w:color="auto" w:fill="auto"/>
            <w:noWrap/>
            <w:vAlign w:val="bottom"/>
            <w:hideMark/>
          </w:tcPr>
          <w:p w14:paraId="7648B56D"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29</w:t>
            </w:r>
          </w:p>
        </w:tc>
        <w:tc>
          <w:tcPr>
            <w:tcW w:w="0" w:type="auto"/>
            <w:tcBorders>
              <w:top w:val="nil"/>
              <w:left w:val="nil"/>
              <w:bottom w:val="nil"/>
              <w:right w:val="nil"/>
            </w:tcBorders>
            <w:shd w:val="clear" w:color="auto" w:fill="auto"/>
            <w:noWrap/>
            <w:vAlign w:val="bottom"/>
            <w:hideMark/>
          </w:tcPr>
          <w:p w14:paraId="5E651BD2"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Denmark</w:t>
            </w:r>
          </w:p>
        </w:tc>
        <w:tc>
          <w:tcPr>
            <w:tcW w:w="0" w:type="auto"/>
            <w:tcBorders>
              <w:top w:val="nil"/>
              <w:left w:val="nil"/>
              <w:bottom w:val="nil"/>
              <w:right w:val="nil"/>
            </w:tcBorders>
            <w:shd w:val="clear" w:color="auto" w:fill="auto"/>
            <w:noWrap/>
            <w:vAlign w:val="bottom"/>
            <w:hideMark/>
          </w:tcPr>
          <w:p w14:paraId="67E91FA1"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1900</w:t>
            </w:r>
          </w:p>
        </w:tc>
        <w:tc>
          <w:tcPr>
            <w:tcW w:w="0" w:type="auto"/>
            <w:tcBorders>
              <w:top w:val="nil"/>
              <w:left w:val="nil"/>
              <w:bottom w:val="nil"/>
              <w:right w:val="nil"/>
            </w:tcBorders>
            <w:shd w:val="clear" w:color="auto" w:fill="auto"/>
            <w:noWrap/>
            <w:vAlign w:val="bottom"/>
            <w:hideMark/>
          </w:tcPr>
          <w:p w14:paraId="756F433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2014</w:t>
            </w:r>
          </w:p>
        </w:tc>
        <w:tc>
          <w:tcPr>
            <w:tcW w:w="0" w:type="auto"/>
            <w:tcBorders>
              <w:top w:val="nil"/>
              <w:left w:val="nil"/>
              <w:bottom w:val="nil"/>
              <w:right w:val="nil"/>
            </w:tcBorders>
            <w:shd w:val="clear" w:color="auto" w:fill="auto"/>
            <w:noWrap/>
            <w:vAlign w:val="bottom"/>
            <w:hideMark/>
          </w:tcPr>
          <w:p w14:paraId="4873A6F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82.67</w:t>
            </w:r>
          </w:p>
        </w:tc>
        <w:tc>
          <w:tcPr>
            <w:tcW w:w="0" w:type="auto"/>
            <w:tcBorders>
              <w:top w:val="nil"/>
              <w:left w:val="nil"/>
              <w:bottom w:val="nil"/>
              <w:right w:val="nil"/>
            </w:tcBorders>
            <w:shd w:val="clear" w:color="auto" w:fill="auto"/>
            <w:noWrap/>
            <w:vAlign w:val="bottom"/>
            <w:hideMark/>
          </w:tcPr>
          <w:p w14:paraId="17D9654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2.02</w:t>
            </w:r>
          </w:p>
        </w:tc>
        <w:tc>
          <w:tcPr>
            <w:tcW w:w="0" w:type="auto"/>
            <w:tcBorders>
              <w:top w:val="nil"/>
              <w:left w:val="nil"/>
              <w:bottom w:val="nil"/>
              <w:right w:val="nil"/>
            </w:tcBorders>
            <w:shd w:val="clear" w:color="auto" w:fill="auto"/>
            <w:noWrap/>
            <w:vAlign w:val="bottom"/>
            <w:hideMark/>
          </w:tcPr>
          <w:p w14:paraId="0A0EAE22"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2.50</w:t>
            </w:r>
          </w:p>
        </w:tc>
        <w:tc>
          <w:tcPr>
            <w:tcW w:w="0" w:type="auto"/>
            <w:tcBorders>
              <w:top w:val="nil"/>
              <w:left w:val="nil"/>
              <w:bottom w:val="nil"/>
              <w:right w:val="nil"/>
            </w:tcBorders>
            <w:shd w:val="clear" w:color="auto" w:fill="auto"/>
            <w:noWrap/>
            <w:vAlign w:val="bottom"/>
            <w:hideMark/>
          </w:tcPr>
          <w:p w14:paraId="703B0C51"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1.83</w:t>
            </w:r>
          </w:p>
        </w:tc>
        <w:tc>
          <w:tcPr>
            <w:tcW w:w="0" w:type="auto"/>
            <w:tcBorders>
              <w:top w:val="nil"/>
              <w:left w:val="nil"/>
              <w:bottom w:val="nil"/>
              <w:right w:val="nil"/>
            </w:tcBorders>
            <w:shd w:val="clear" w:color="auto" w:fill="auto"/>
            <w:noWrap/>
            <w:vAlign w:val="bottom"/>
            <w:hideMark/>
          </w:tcPr>
          <w:p w14:paraId="24546195"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82.55</w:t>
            </w:r>
          </w:p>
        </w:tc>
        <w:tc>
          <w:tcPr>
            <w:tcW w:w="0" w:type="auto"/>
            <w:tcBorders>
              <w:top w:val="nil"/>
              <w:left w:val="nil"/>
              <w:bottom w:val="nil"/>
              <w:right w:val="nil"/>
            </w:tcBorders>
            <w:shd w:val="clear" w:color="auto" w:fill="auto"/>
            <w:noWrap/>
            <w:vAlign w:val="bottom"/>
            <w:hideMark/>
          </w:tcPr>
          <w:p w14:paraId="5430692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79.23</w:t>
            </w:r>
          </w:p>
        </w:tc>
        <w:tc>
          <w:tcPr>
            <w:tcW w:w="0" w:type="auto"/>
            <w:tcBorders>
              <w:top w:val="nil"/>
              <w:left w:val="nil"/>
              <w:bottom w:val="nil"/>
              <w:right w:val="nil"/>
            </w:tcBorders>
            <w:shd w:val="clear" w:color="auto" w:fill="auto"/>
            <w:noWrap/>
            <w:vAlign w:val="bottom"/>
            <w:hideMark/>
          </w:tcPr>
          <w:p w14:paraId="603F80D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77.05</w:t>
            </w:r>
          </w:p>
        </w:tc>
      </w:tr>
      <w:tr w:rsidR="00B84E37" w:rsidRPr="00E0424F" w14:paraId="40F8B6E5" w14:textId="77777777" w:rsidTr="00B84E37">
        <w:trPr>
          <w:trHeight w:val="285"/>
        </w:trPr>
        <w:tc>
          <w:tcPr>
            <w:tcW w:w="0" w:type="auto"/>
            <w:tcBorders>
              <w:top w:val="nil"/>
              <w:left w:val="nil"/>
              <w:bottom w:val="nil"/>
              <w:right w:val="nil"/>
            </w:tcBorders>
            <w:shd w:val="clear" w:color="auto" w:fill="auto"/>
            <w:noWrap/>
            <w:vAlign w:val="bottom"/>
            <w:hideMark/>
          </w:tcPr>
          <w:p w14:paraId="49F18D9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30</w:t>
            </w:r>
          </w:p>
        </w:tc>
        <w:tc>
          <w:tcPr>
            <w:tcW w:w="0" w:type="auto"/>
            <w:tcBorders>
              <w:top w:val="nil"/>
              <w:left w:val="nil"/>
              <w:bottom w:val="nil"/>
              <w:right w:val="nil"/>
            </w:tcBorders>
            <w:shd w:val="clear" w:color="auto" w:fill="auto"/>
            <w:noWrap/>
            <w:vAlign w:val="bottom"/>
            <w:hideMark/>
          </w:tcPr>
          <w:p w14:paraId="52D13A4F"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Northern Ireland</w:t>
            </w:r>
          </w:p>
        </w:tc>
        <w:tc>
          <w:tcPr>
            <w:tcW w:w="0" w:type="auto"/>
            <w:tcBorders>
              <w:top w:val="nil"/>
              <w:left w:val="nil"/>
              <w:bottom w:val="nil"/>
              <w:right w:val="nil"/>
            </w:tcBorders>
            <w:shd w:val="clear" w:color="auto" w:fill="auto"/>
            <w:noWrap/>
            <w:vAlign w:val="bottom"/>
            <w:hideMark/>
          </w:tcPr>
          <w:p w14:paraId="3FB6D6D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1922</w:t>
            </w:r>
          </w:p>
        </w:tc>
        <w:tc>
          <w:tcPr>
            <w:tcW w:w="0" w:type="auto"/>
            <w:tcBorders>
              <w:top w:val="nil"/>
              <w:left w:val="nil"/>
              <w:bottom w:val="nil"/>
              <w:right w:val="nil"/>
            </w:tcBorders>
            <w:shd w:val="clear" w:color="auto" w:fill="auto"/>
            <w:noWrap/>
            <w:vAlign w:val="bottom"/>
            <w:hideMark/>
          </w:tcPr>
          <w:p w14:paraId="645CF6C1"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2013</w:t>
            </w:r>
          </w:p>
        </w:tc>
        <w:tc>
          <w:tcPr>
            <w:tcW w:w="0" w:type="auto"/>
            <w:tcBorders>
              <w:top w:val="nil"/>
              <w:left w:val="nil"/>
              <w:bottom w:val="nil"/>
              <w:right w:val="nil"/>
            </w:tcBorders>
            <w:shd w:val="clear" w:color="auto" w:fill="auto"/>
            <w:noWrap/>
            <w:vAlign w:val="bottom"/>
            <w:hideMark/>
          </w:tcPr>
          <w:p w14:paraId="5D73459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82.25</w:t>
            </w:r>
          </w:p>
        </w:tc>
        <w:tc>
          <w:tcPr>
            <w:tcW w:w="0" w:type="auto"/>
            <w:tcBorders>
              <w:top w:val="nil"/>
              <w:left w:val="nil"/>
              <w:bottom w:val="nil"/>
              <w:right w:val="nil"/>
            </w:tcBorders>
            <w:shd w:val="clear" w:color="auto" w:fill="auto"/>
            <w:noWrap/>
            <w:vAlign w:val="bottom"/>
            <w:hideMark/>
          </w:tcPr>
          <w:p w14:paraId="2A41BF3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2.02</w:t>
            </w:r>
          </w:p>
        </w:tc>
        <w:tc>
          <w:tcPr>
            <w:tcW w:w="0" w:type="auto"/>
            <w:tcBorders>
              <w:top w:val="nil"/>
              <w:left w:val="nil"/>
              <w:bottom w:val="nil"/>
              <w:right w:val="nil"/>
            </w:tcBorders>
            <w:shd w:val="clear" w:color="auto" w:fill="auto"/>
            <w:noWrap/>
            <w:vAlign w:val="bottom"/>
            <w:hideMark/>
          </w:tcPr>
          <w:p w14:paraId="3752A45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2.48</w:t>
            </w:r>
          </w:p>
        </w:tc>
        <w:tc>
          <w:tcPr>
            <w:tcW w:w="0" w:type="auto"/>
            <w:tcBorders>
              <w:top w:val="nil"/>
              <w:left w:val="nil"/>
              <w:bottom w:val="nil"/>
              <w:right w:val="nil"/>
            </w:tcBorders>
            <w:shd w:val="clear" w:color="auto" w:fill="auto"/>
            <w:noWrap/>
            <w:vAlign w:val="bottom"/>
            <w:hideMark/>
          </w:tcPr>
          <w:p w14:paraId="78783A6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1.80</w:t>
            </w:r>
          </w:p>
        </w:tc>
        <w:tc>
          <w:tcPr>
            <w:tcW w:w="0" w:type="auto"/>
            <w:tcBorders>
              <w:top w:val="nil"/>
              <w:left w:val="nil"/>
              <w:bottom w:val="nil"/>
              <w:right w:val="nil"/>
            </w:tcBorders>
            <w:shd w:val="clear" w:color="auto" w:fill="auto"/>
            <w:noWrap/>
            <w:vAlign w:val="bottom"/>
            <w:hideMark/>
          </w:tcPr>
          <w:p w14:paraId="37659195"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82.36</w:t>
            </w:r>
          </w:p>
        </w:tc>
        <w:tc>
          <w:tcPr>
            <w:tcW w:w="0" w:type="auto"/>
            <w:tcBorders>
              <w:top w:val="nil"/>
              <w:left w:val="nil"/>
              <w:bottom w:val="nil"/>
              <w:right w:val="nil"/>
            </w:tcBorders>
            <w:shd w:val="clear" w:color="auto" w:fill="auto"/>
            <w:noWrap/>
            <w:vAlign w:val="bottom"/>
            <w:hideMark/>
          </w:tcPr>
          <w:p w14:paraId="4E8EC6E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79.15</w:t>
            </w:r>
          </w:p>
        </w:tc>
        <w:tc>
          <w:tcPr>
            <w:tcW w:w="0" w:type="auto"/>
            <w:tcBorders>
              <w:top w:val="nil"/>
              <w:left w:val="nil"/>
              <w:bottom w:val="nil"/>
              <w:right w:val="nil"/>
            </w:tcBorders>
            <w:shd w:val="clear" w:color="auto" w:fill="auto"/>
            <w:noWrap/>
            <w:vAlign w:val="bottom"/>
            <w:hideMark/>
          </w:tcPr>
          <w:p w14:paraId="5670D06D"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76.88</w:t>
            </w:r>
          </w:p>
        </w:tc>
      </w:tr>
      <w:tr w:rsidR="00B84E37" w:rsidRPr="00E0424F" w14:paraId="582F25AA" w14:textId="77777777" w:rsidTr="00B84E37">
        <w:trPr>
          <w:trHeight w:val="285"/>
        </w:trPr>
        <w:tc>
          <w:tcPr>
            <w:tcW w:w="0" w:type="auto"/>
            <w:tcBorders>
              <w:top w:val="nil"/>
              <w:left w:val="nil"/>
              <w:bottom w:val="nil"/>
              <w:right w:val="nil"/>
            </w:tcBorders>
            <w:shd w:val="clear" w:color="auto" w:fill="auto"/>
            <w:noWrap/>
            <w:vAlign w:val="bottom"/>
            <w:hideMark/>
          </w:tcPr>
          <w:p w14:paraId="208D4C1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31</w:t>
            </w:r>
          </w:p>
        </w:tc>
        <w:tc>
          <w:tcPr>
            <w:tcW w:w="0" w:type="auto"/>
            <w:tcBorders>
              <w:top w:val="nil"/>
              <w:left w:val="nil"/>
              <w:bottom w:val="nil"/>
              <w:right w:val="nil"/>
            </w:tcBorders>
            <w:shd w:val="clear" w:color="auto" w:fill="auto"/>
            <w:noWrap/>
            <w:vAlign w:val="bottom"/>
            <w:hideMark/>
          </w:tcPr>
          <w:p w14:paraId="67AD6446"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Czech Republic</w:t>
            </w:r>
          </w:p>
        </w:tc>
        <w:tc>
          <w:tcPr>
            <w:tcW w:w="0" w:type="auto"/>
            <w:tcBorders>
              <w:top w:val="nil"/>
              <w:left w:val="nil"/>
              <w:bottom w:val="nil"/>
              <w:right w:val="nil"/>
            </w:tcBorders>
            <w:shd w:val="clear" w:color="auto" w:fill="auto"/>
            <w:noWrap/>
            <w:vAlign w:val="bottom"/>
            <w:hideMark/>
          </w:tcPr>
          <w:p w14:paraId="01ECC1AD"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1950</w:t>
            </w:r>
          </w:p>
        </w:tc>
        <w:tc>
          <w:tcPr>
            <w:tcW w:w="0" w:type="auto"/>
            <w:tcBorders>
              <w:top w:val="nil"/>
              <w:left w:val="nil"/>
              <w:bottom w:val="nil"/>
              <w:right w:val="nil"/>
            </w:tcBorders>
            <w:shd w:val="clear" w:color="auto" w:fill="auto"/>
            <w:noWrap/>
            <w:vAlign w:val="bottom"/>
            <w:hideMark/>
          </w:tcPr>
          <w:p w14:paraId="72CEC111"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2014</w:t>
            </w:r>
          </w:p>
        </w:tc>
        <w:tc>
          <w:tcPr>
            <w:tcW w:w="0" w:type="auto"/>
            <w:tcBorders>
              <w:top w:val="nil"/>
              <w:left w:val="nil"/>
              <w:bottom w:val="nil"/>
              <w:right w:val="nil"/>
            </w:tcBorders>
            <w:shd w:val="clear" w:color="auto" w:fill="auto"/>
            <w:noWrap/>
            <w:vAlign w:val="bottom"/>
            <w:hideMark/>
          </w:tcPr>
          <w:p w14:paraId="00D1A45D"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81.72</w:t>
            </w:r>
          </w:p>
        </w:tc>
        <w:tc>
          <w:tcPr>
            <w:tcW w:w="0" w:type="auto"/>
            <w:tcBorders>
              <w:top w:val="nil"/>
              <w:left w:val="nil"/>
              <w:bottom w:val="nil"/>
              <w:right w:val="nil"/>
            </w:tcBorders>
            <w:shd w:val="clear" w:color="auto" w:fill="auto"/>
            <w:noWrap/>
            <w:vAlign w:val="bottom"/>
            <w:hideMark/>
          </w:tcPr>
          <w:p w14:paraId="059B3FA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2.08</w:t>
            </w:r>
          </w:p>
        </w:tc>
        <w:tc>
          <w:tcPr>
            <w:tcW w:w="0" w:type="auto"/>
            <w:tcBorders>
              <w:top w:val="nil"/>
              <w:left w:val="nil"/>
              <w:bottom w:val="nil"/>
              <w:right w:val="nil"/>
            </w:tcBorders>
            <w:shd w:val="clear" w:color="auto" w:fill="auto"/>
            <w:noWrap/>
            <w:vAlign w:val="bottom"/>
            <w:hideMark/>
          </w:tcPr>
          <w:p w14:paraId="2FE5C88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2.54</w:t>
            </w:r>
          </w:p>
        </w:tc>
        <w:tc>
          <w:tcPr>
            <w:tcW w:w="0" w:type="auto"/>
            <w:tcBorders>
              <w:top w:val="nil"/>
              <w:left w:val="nil"/>
              <w:bottom w:val="nil"/>
              <w:right w:val="nil"/>
            </w:tcBorders>
            <w:shd w:val="clear" w:color="auto" w:fill="auto"/>
            <w:noWrap/>
            <w:vAlign w:val="bottom"/>
            <w:hideMark/>
          </w:tcPr>
          <w:p w14:paraId="1D4AC6B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1.87</w:t>
            </w:r>
          </w:p>
        </w:tc>
        <w:tc>
          <w:tcPr>
            <w:tcW w:w="0" w:type="auto"/>
            <w:tcBorders>
              <w:top w:val="nil"/>
              <w:left w:val="nil"/>
              <w:bottom w:val="nil"/>
              <w:right w:val="nil"/>
            </w:tcBorders>
            <w:shd w:val="clear" w:color="auto" w:fill="auto"/>
            <w:noWrap/>
            <w:vAlign w:val="bottom"/>
            <w:hideMark/>
          </w:tcPr>
          <w:p w14:paraId="58B6CCC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81.66</w:t>
            </w:r>
          </w:p>
        </w:tc>
        <w:tc>
          <w:tcPr>
            <w:tcW w:w="0" w:type="auto"/>
            <w:tcBorders>
              <w:top w:val="nil"/>
              <w:left w:val="nil"/>
              <w:bottom w:val="nil"/>
              <w:right w:val="nil"/>
            </w:tcBorders>
            <w:shd w:val="clear" w:color="auto" w:fill="auto"/>
            <w:noWrap/>
            <w:vAlign w:val="bottom"/>
            <w:hideMark/>
          </w:tcPr>
          <w:p w14:paraId="77DA285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78.66</w:t>
            </w:r>
          </w:p>
        </w:tc>
        <w:tc>
          <w:tcPr>
            <w:tcW w:w="0" w:type="auto"/>
            <w:tcBorders>
              <w:top w:val="nil"/>
              <w:left w:val="nil"/>
              <w:bottom w:val="nil"/>
              <w:right w:val="nil"/>
            </w:tcBorders>
            <w:shd w:val="clear" w:color="auto" w:fill="auto"/>
            <w:noWrap/>
            <w:vAlign w:val="bottom"/>
            <w:hideMark/>
          </w:tcPr>
          <w:p w14:paraId="074AB5D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76.39</w:t>
            </w:r>
          </w:p>
        </w:tc>
      </w:tr>
      <w:tr w:rsidR="00B84E37" w:rsidRPr="00E0424F" w14:paraId="0B14D217" w14:textId="77777777" w:rsidTr="00B84E37">
        <w:trPr>
          <w:trHeight w:val="285"/>
        </w:trPr>
        <w:tc>
          <w:tcPr>
            <w:tcW w:w="0" w:type="auto"/>
            <w:tcBorders>
              <w:top w:val="nil"/>
              <w:left w:val="nil"/>
              <w:bottom w:val="nil"/>
              <w:right w:val="nil"/>
            </w:tcBorders>
            <w:shd w:val="clear" w:color="auto" w:fill="auto"/>
            <w:noWrap/>
            <w:vAlign w:val="bottom"/>
            <w:hideMark/>
          </w:tcPr>
          <w:p w14:paraId="23C4D0D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32</w:t>
            </w:r>
          </w:p>
        </w:tc>
        <w:tc>
          <w:tcPr>
            <w:tcW w:w="0" w:type="auto"/>
            <w:tcBorders>
              <w:top w:val="nil"/>
              <w:left w:val="nil"/>
              <w:bottom w:val="nil"/>
              <w:right w:val="nil"/>
            </w:tcBorders>
            <w:shd w:val="clear" w:color="auto" w:fill="auto"/>
            <w:noWrap/>
            <w:vAlign w:val="bottom"/>
            <w:hideMark/>
          </w:tcPr>
          <w:p w14:paraId="508B7E2C"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Polonia</w:t>
            </w:r>
          </w:p>
        </w:tc>
        <w:tc>
          <w:tcPr>
            <w:tcW w:w="0" w:type="auto"/>
            <w:tcBorders>
              <w:top w:val="nil"/>
              <w:left w:val="nil"/>
              <w:bottom w:val="nil"/>
              <w:right w:val="nil"/>
            </w:tcBorders>
            <w:shd w:val="clear" w:color="auto" w:fill="auto"/>
            <w:noWrap/>
            <w:vAlign w:val="bottom"/>
            <w:hideMark/>
          </w:tcPr>
          <w:p w14:paraId="12744A2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1958</w:t>
            </w:r>
          </w:p>
        </w:tc>
        <w:tc>
          <w:tcPr>
            <w:tcW w:w="0" w:type="auto"/>
            <w:tcBorders>
              <w:top w:val="nil"/>
              <w:left w:val="nil"/>
              <w:bottom w:val="nil"/>
              <w:right w:val="nil"/>
            </w:tcBorders>
            <w:shd w:val="clear" w:color="auto" w:fill="auto"/>
            <w:noWrap/>
            <w:vAlign w:val="bottom"/>
            <w:hideMark/>
          </w:tcPr>
          <w:p w14:paraId="124EABA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2014</w:t>
            </w:r>
          </w:p>
        </w:tc>
        <w:tc>
          <w:tcPr>
            <w:tcW w:w="0" w:type="auto"/>
            <w:tcBorders>
              <w:top w:val="nil"/>
              <w:left w:val="nil"/>
              <w:bottom w:val="nil"/>
              <w:right w:val="nil"/>
            </w:tcBorders>
            <w:shd w:val="clear" w:color="auto" w:fill="auto"/>
            <w:noWrap/>
            <w:vAlign w:val="bottom"/>
            <w:hideMark/>
          </w:tcPr>
          <w:p w14:paraId="6F1B7FC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81.41</w:t>
            </w:r>
          </w:p>
        </w:tc>
        <w:tc>
          <w:tcPr>
            <w:tcW w:w="0" w:type="auto"/>
            <w:tcBorders>
              <w:top w:val="nil"/>
              <w:left w:val="nil"/>
              <w:bottom w:val="nil"/>
              <w:right w:val="nil"/>
            </w:tcBorders>
            <w:shd w:val="clear" w:color="auto" w:fill="auto"/>
            <w:noWrap/>
            <w:vAlign w:val="bottom"/>
            <w:hideMark/>
          </w:tcPr>
          <w:p w14:paraId="0D00EC6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1.98</w:t>
            </w:r>
          </w:p>
        </w:tc>
        <w:tc>
          <w:tcPr>
            <w:tcW w:w="0" w:type="auto"/>
            <w:tcBorders>
              <w:top w:val="nil"/>
              <w:left w:val="nil"/>
              <w:bottom w:val="nil"/>
              <w:right w:val="nil"/>
            </w:tcBorders>
            <w:shd w:val="clear" w:color="auto" w:fill="auto"/>
            <w:noWrap/>
            <w:vAlign w:val="bottom"/>
            <w:hideMark/>
          </w:tcPr>
          <w:p w14:paraId="7779E46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2.44</w:t>
            </w:r>
          </w:p>
        </w:tc>
        <w:tc>
          <w:tcPr>
            <w:tcW w:w="0" w:type="auto"/>
            <w:tcBorders>
              <w:top w:val="nil"/>
              <w:left w:val="nil"/>
              <w:bottom w:val="nil"/>
              <w:right w:val="nil"/>
            </w:tcBorders>
            <w:shd w:val="clear" w:color="auto" w:fill="auto"/>
            <w:noWrap/>
            <w:vAlign w:val="bottom"/>
            <w:hideMark/>
          </w:tcPr>
          <w:p w14:paraId="1A3D7F4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1.77</w:t>
            </w:r>
          </w:p>
        </w:tc>
        <w:tc>
          <w:tcPr>
            <w:tcW w:w="0" w:type="auto"/>
            <w:tcBorders>
              <w:top w:val="nil"/>
              <w:left w:val="nil"/>
              <w:bottom w:val="nil"/>
              <w:right w:val="nil"/>
            </w:tcBorders>
            <w:shd w:val="clear" w:color="auto" w:fill="auto"/>
            <w:noWrap/>
            <w:vAlign w:val="bottom"/>
            <w:hideMark/>
          </w:tcPr>
          <w:p w14:paraId="44493B95"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81.76</w:t>
            </w:r>
          </w:p>
        </w:tc>
        <w:tc>
          <w:tcPr>
            <w:tcW w:w="0" w:type="auto"/>
            <w:tcBorders>
              <w:top w:val="nil"/>
              <w:left w:val="nil"/>
              <w:bottom w:val="nil"/>
              <w:right w:val="nil"/>
            </w:tcBorders>
            <w:shd w:val="clear" w:color="auto" w:fill="auto"/>
            <w:noWrap/>
            <w:vAlign w:val="bottom"/>
            <w:hideMark/>
          </w:tcPr>
          <w:p w14:paraId="487FAD1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78.45</w:t>
            </w:r>
          </w:p>
        </w:tc>
        <w:tc>
          <w:tcPr>
            <w:tcW w:w="0" w:type="auto"/>
            <w:tcBorders>
              <w:top w:val="nil"/>
              <w:left w:val="nil"/>
              <w:bottom w:val="nil"/>
              <w:right w:val="nil"/>
            </w:tcBorders>
            <w:shd w:val="clear" w:color="auto" w:fill="auto"/>
            <w:noWrap/>
            <w:vAlign w:val="bottom"/>
            <w:hideMark/>
          </w:tcPr>
          <w:p w14:paraId="651FABF5"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75.98</w:t>
            </w:r>
          </w:p>
        </w:tc>
      </w:tr>
      <w:tr w:rsidR="00B84E37" w:rsidRPr="00E0424F" w14:paraId="43E87633" w14:textId="77777777" w:rsidTr="00B84E37">
        <w:trPr>
          <w:trHeight w:val="285"/>
        </w:trPr>
        <w:tc>
          <w:tcPr>
            <w:tcW w:w="0" w:type="auto"/>
            <w:tcBorders>
              <w:top w:val="nil"/>
              <w:left w:val="nil"/>
              <w:bottom w:val="nil"/>
              <w:right w:val="nil"/>
            </w:tcBorders>
            <w:shd w:val="clear" w:color="auto" w:fill="auto"/>
            <w:noWrap/>
            <w:vAlign w:val="bottom"/>
            <w:hideMark/>
          </w:tcPr>
          <w:p w14:paraId="38CC680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33</w:t>
            </w:r>
          </w:p>
        </w:tc>
        <w:tc>
          <w:tcPr>
            <w:tcW w:w="0" w:type="auto"/>
            <w:tcBorders>
              <w:top w:val="nil"/>
              <w:left w:val="nil"/>
              <w:bottom w:val="nil"/>
              <w:right w:val="nil"/>
            </w:tcBorders>
            <w:shd w:val="clear" w:color="auto" w:fill="auto"/>
            <w:noWrap/>
            <w:vAlign w:val="bottom"/>
            <w:hideMark/>
          </w:tcPr>
          <w:p w14:paraId="14C01D81"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USA</w:t>
            </w:r>
          </w:p>
        </w:tc>
        <w:tc>
          <w:tcPr>
            <w:tcW w:w="0" w:type="auto"/>
            <w:tcBorders>
              <w:top w:val="nil"/>
              <w:left w:val="nil"/>
              <w:bottom w:val="nil"/>
              <w:right w:val="nil"/>
            </w:tcBorders>
            <w:shd w:val="clear" w:color="auto" w:fill="auto"/>
            <w:noWrap/>
            <w:vAlign w:val="bottom"/>
            <w:hideMark/>
          </w:tcPr>
          <w:p w14:paraId="2938977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1933</w:t>
            </w:r>
          </w:p>
        </w:tc>
        <w:tc>
          <w:tcPr>
            <w:tcW w:w="0" w:type="auto"/>
            <w:tcBorders>
              <w:top w:val="nil"/>
              <w:left w:val="nil"/>
              <w:bottom w:val="nil"/>
              <w:right w:val="nil"/>
            </w:tcBorders>
            <w:shd w:val="clear" w:color="auto" w:fill="auto"/>
            <w:noWrap/>
            <w:vAlign w:val="bottom"/>
            <w:hideMark/>
          </w:tcPr>
          <w:p w14:paraId="7B183DA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2015</w:t>
            </w:r>
          </w:p>
        </w:tc>
        <w:tc>
          <w:tcPr>
            <w:tcW w:w="0" w:type="auto"/>
            <w:tcBorders>
              <w:top w:val="nil"/>
              <w:left w:val="nil"/>
              <w:bottom w:val="nil"/>
              <w:right w:val="nil"/>
            </w:tcBorders>
            <w:shd w:val="clear" w:color="auto" w:fill="auto"/>
            <w:noWrap/>
            <w:vAlign w:val="bottom"/>
            <w:hideMark/>
          </w:tcPr>
          <w:p w14:paraId="6C02D03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81.35</w:t>
            </w:r>
          </w:p>
        </w:tc>
        <w:tc>
          <w:tcPr>
            <w:tcW w:w="0" w:type="auto"/>
            <w:tcBorders>
              <w:top w:val="nil"/>
              <w:left w:val="nil"/>
              <w:bottom w:val="nil"/>
              <w:right w:val="nil"/>
            </w:tcBorders>
            <w:shd w:val="clear" w:color="auto" w:fill="auto"/>
            <w:noWrap/>
            <w:vAlign w:val="bottom"/>
            <w:hideMark/>
          </w:tcPr>
          <w:p w14:paraId="42FABB0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1.87</w:t>
            </w:r>
          </w:p>
        </w:tc>
        <w:tc>
          <w:tcPr>
            <w:tcW w:w="0" w:type="auto"/>
            <w:tcBorders>
              <w:top w:val="nil"/>
              <w:left w:val="nil"/>
              <w:bottom w:val="nil"/>
              <w:right w:val="nil"/>
            </w:tcBorders>
            <w:shd w:val="clear" w:color="auto" w:fill="auto"/>
            <w:noWrap/>
            <w:vAlign w:val="bottom"/>
            <w:hideMark/>
          </w:tcPr>
          <w:p w14:paraId="27E4D3E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2.33</w:t>
            </w:r>
          </w:p>
        </w:tc>
        <w:tc>
          <w:tcPr>
            <w:tcW w:w="0" w:type="auto"/>
            <w:tcBorders>
              <w:top w:val="nil"/>
              <w:left w:val="nil"/>
              <w:bottom w:val="nil"/>
              <w:right w:val="nil"/>
            </w:tcBorders>
            <w:shd w:val="clear" w:color="auto" w:fill="auto"/>
            <w:noWrap/>
            <w:vAlign w:val="bottom"/>
            <w:hideMark/>
          </w:tcPr>
          <w:p w14:paraId="10A31EA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1.65</w:t>
            </w:r>
          </w:p>
        </w:tc>
        <w:tc>
          <w:tcPr>
            <w:tcW w:w="0" w:type="auto"/>
            <w:tcBorders>
              <w:top w:val="nil"/>
              <w:left w:val="nil"/>
              <w:bottom w:val="nil"/>
              <w:right w:val="nil"/>
            </w:tcBorders>
            <w:shd w:val="clear" w:color="auto" w:fill="auto"/>
            <w:noWrap/>
            <w:vAlign w:val="bottom"/>
            <w:hideMark/>
          </w:tcPr>
          <w:p w14:paraId="5CDB308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82.33</w:t>
            </w:r>
          </w:p>
        </w:tc>
        <w:tc>
          <w:tcPr>
            <w:tcW w:w="0" w:type="auto"/>
            <w:tcBorders>
              <w:top w:val="nil"/>
              <w:left w:val="nil"/>
              <w:bottom w:val="nil"/>
              <w:right w:val="nil"/>
            </w:tcBorders>
            <w:shd w:val="clear" w:color="auto" w:fill="auto"/>
            <w:noWrap/>
            <w:vAlign w:val="bottom"/>
            <w:hideMark/>
          </w:tcPr>
          <w:p w14:paraId="5FE07DC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78.57</w:t>
            </w:r>
          </w:p>
        </w:tc>
        <w:tc>
          <w:tcPr>
            <w:tcW w:w="0" w:type="auto"/>
            <w:tcBorders>
              <w:top w:val="nil"/>
              <w:left w:val="nil"/>
              <w:bottom w:val="nil"/>
              <w:right w:val="nil"/>
            </w:tcBorders>
            <w:shd w:val="clear" w:color="auto" w:fill="auto"/>
            <w:noWrap/>
            <w:vAlign w:val="bottom"/>
            <w:hideMark/>
          </w:tcPr>
          <w:p w14:paraId="424749D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75.92</w:t>
            </w:r>
          </w:p>
        </w:tc>
      </w:tr>
      <w:tr w:rsidR="00B84E37" w:rsidRPr="00E0424F" w14:paraId="5A8A942C" w14:textId="77777777" w:rsidTr="00B84E37">
        <w:trPr>
          <w:trHeight w:val="285"/>
        </w:trPr>
        <w:tc>
          <w:tcPr>
            <w:tcW w:w="0" w:type="auto"/>
            <w:tcBorders>
              <w:top w:val="nil"/>
              <w:left w:val="nil"/>
              <w:bottom w:val="nil"/>
              <w:right w:val="nil"/>
            </w:tcBorders>
            <w:shd w:val="clear" w:color="auto" w:fill="auto"/>
            <w:noWrap/>
            <w:vAlign w:val="bottom"/>
            <w:hideMark/>
          </w:tcPr>
          <w:p w14:paraId="480B6C1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34</w:t>
            </w:r>
          </w:p>
        </w:tc>
        <w:tc>
          <w:tcPr>
            <w:tcW w:w="0" w:type="auto"/>
            <w:tcBorders>
              <w:top w:val="nil"/>
              <w:left w:val="nil"/>
              <w:bottom w:val="nil"/>
              <w:right w:val="nil"/>
            </w:tcBorders>
            <w:shd w:val="clear" w:color="auto" w:fill="auto"/>
            <w:noWrap/>
            <w:vAlign w:val="bottom"/>
            <w:hideMark/>
          </w:tcPr>
          <w:p w14:paraId="793EF8A9"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Estonia</w:t>
            </w:r>
          </w:p>
        </w:tc>
        <w:tc>
          <w:tcPr>
            <w:tcW w:w="0" w:type="auto"/>
            <w:tcBorders>
              <w:top w:val="nil"/>
              <w:left w:val="nil"/>
              <w:bottom w:val="nil"/>
              <w:right w:val="nil"/>
            </w:tcBorders>
            <w:shd w:val="clear" w:color="auto" w:fill="auto"/>
            <w:noWrap/>
            <w:vAlign w:val="bottom"/>
            <w:hideMark/>
          </w:tcPr>
          <w:p w14:paraId="7FD655B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1959</w:t>
            </w:r>
          </w:p>
        </w:tc>
        <w:tc>
          <w:tcPr>
            <w:tcW w:w="0" w:type="auto"/>
            <w:tcBorders>
              <w:top w:val="nil"/>
              <w:left w:val="nil"/>
              <w:bottom w:val="nil"/>
              <w:right w:val="nil"/>
            </w:tcBorders>
            <w:shd w:val="clear" w:color="auto" w:fill="auto"/>
            <w:noWrap/>
            <w:vAlign w:val="bottom"/>
            <w:hideMark/>
          </w:tcPr>
          <w:p w14:paraId="5CA3441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2013</w:t>
            </w:r>
          </w:p>
        </w:tc>
        <w:tc>
          <w:tcPr>
            <w:tcW w:w="0" w:type="auto"/>
            <w:tcBorders>
              <w:top w:val="nil"/>
              <w:left w:val="nil"/>
              <w:bottom w:val="nil"/>
              <w:right w:val="nil"/>
            </w:tcBorders>
            <w:shd w:val="clear" w:color="auto" w:fill="auto"/>
            <w:noWrap/>
            <w:vAlign w:val="bottom"/>
            <w:hideMark/>
          </w:tcPr>
          <w:p w14:paraId="7E7814D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81.33</w:t>
            </w:r>
          </w:p>
        </w:tc>
        <w:tc>
          <w:tcPr>
            <w:tcW w:w="0" w:type="auto"/>
            <w:tcBorders>
              <w:top w:val="nil"/>
              <w:left w:val="nil"/>
              <w:bottom w:val="nil"/>
              <w:right w:val="nil"/>
            </w:tcBorders>
            <w:shd w:val="clear" w:color="auto" w:fill="auto"/>
            <w:noWrap/>
            <w:vAlign w:val="bottom"/>
            <w:hideMark/>
          </w:tcPr>
          <w:p w14:paraId="5FC5AC2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2.00</w:t>
            </w:r>
          </w:p>
        </w:tc>
        <w:tc>
          <w:tcPr>
            <w:tcW w:w="0" w:type="auto"/>
            <w:tcBorders>
              <w:top w:val="nil"/>
              <w:left w:val="nil"/>
              <w:bottom w:val="nil"/>
              <w:right w:val="nil"/>
            </w:tcBorders>
            <w:shd w:val="clear" w:color="auto" w:fill="auto"/>
            <w:noWrap/>
            <w:vAlign w:val="bottom"/>
            <w:hideMark/>
          </w:tcPr>
          <w:p w14:paraId="3D69C81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2.45</w:t>
            </w:r>
          </w:p>
        </w:tc>
        <w:tc>
          <w:tcPr>
            <w:tcW w:w="0" w:type="auto"/>
            <w:tcBorders>
              <w:top w:val="nil"/>
              <w:left w:val="nil"/>
              <w:bottom w:val="nil"/>
              <w:right w:val="nil"/>
            </w:tcBorders>
            <w:shd w:val="clear" w:color="auto" w:fill="auto"/>
            <w:noWrap/>
            <w:vAlign w:val="bottom"/>
            <w:hideMark/>
          </w:tcPr>
          <w:p w14:paraId="1E2E8449"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1.77</w:t>
            </w:r>
          </w:p>
        </w:tc>
        <w:tc>
          <w:tcPr>
            <w:tcW w:w="0" w:type="auto"/>
            <w:tcBorders>
              <w:top w:val="nil"/>
              <w:left w:val="nil"/>
              <w:bottom w:val="nil"/>
              <w:right w:val="nil"/>
            </w:tcBorders>
            <w:shd w:val="clear" w:color="auto" w:fill="auto"/>
            <w:noWrap/>
            <w:vAlign w:val="bottom"/>
            <w:hideMark/>
          </w:tcPr>
          <w:p w14:paraId="79959B2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81.83</w:t>
            </w:r>
          </w:p>
        </w:tc>
        <w:tc>
          <w:tcPr>
            <w:tcW w:w="0" w:type="auto"/>
            <w:tcBorders>
              <w:top w:val="nil"/>
              <w:left w:val="nil"/>
              <w:bottom w:val="nil"/>
              <w:right w:val="nil"/>
            </w:tcBorders>
            <w:shd w:val="clear" w:color="auto" w:fill="auto"/>
            <w:noWrap/>
            <w:vAlign w:val="bottom"/>
            <w:hideMark/>
          </w:tcPr>
          <w:p w14:paraId="7B6D9DE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78.62</w:t>
            </w:r>
          </w:p>
        </w:tc>
        <w:tc>
          <w:tcPr>
            <w:tcW w:w="0" w:type="auto"/>
            <w:tcBorders>
              <w:top w:val="nil"/>
              <w:left w:val="nil"/>
              <w:bottom w:val="nil"/>
              <w:right w:val="nil"/>
            </w:tcBorders>
            <w:shd w:val="clear" w:color="auto" w:fill="auto"/>
            <w:noWrap/>
            <w:vAlign w:val="bottom"/>
            <w:hideMark/>
          </w:tcPr>
          <w:p w14:paraId="374E867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76.10</w:t>
            </w:r>
          </w:p>
        </w:tc>
      </w:tr>
      <w:tr w:rsidR="00B84E37" w:rsidRPr="00E0424F" w14:paraId="46523EFF" w14:textId="77777777" w:rsidTr="00B84E37">
        <w:trPr>
          <w:trHeight w:val="285"/>
        </w:trPr>
        <w:tc>
          <w:tcPr>
            <w:tcW w:w="0" w:type="auto"/>
            <w:tcBorders>
              <w:top w:val="nil"/>
              <w:left w:val="nil"/>
              <w:bottom w:val="nil"/>
              <w:right w:val="nil"/>
            </w:tcBorders>
            <w:shd w:val="clear" w:color="auto" w:fill="auto"/>
            <w:noWrap/>
            <w:vAlign w:val="bottom"/>
            <w:hideMark/>
          </w:tcPr>
          <w:p w14:paraId="11633441"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35</w:t>
            </w:r>
          </w:p>
        </w:tc>
        <w:tc>
          <w:tcPr>
            <w:tcW w:w="0" w:type="auto"/>
            <w:tcBorders>
              <w:top w:val="nil"/>
              <w:left w:val="nil"/>
              <w:bottom w:val="nil"/>
              <w:right w:val="nil"/>
            </w:tcBorders>
            <w:shd w:val="clear" w:color="auto" w:fill="auto"/>
            <w:noWrap/>
            <w:vAlign w:val="bottom"/>
            <w:hideMark/>
          </w:tcPr>
          <w:p w14:paraId="25D8540B"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Scotland</w:t>
            </w:r>
          </w:p>
        </w:tc>
        <w:tc>
          <w:tcPr>
            <w:tcW w:w="0" w:type="auto"/>
            <w:tcBorders>
              <w:top w:val="nil"/>
              <w:left w:val="nil"/>
              <w:bottom w:val="nil"/>
              <w:right w:val="nil"/>
            </w:tcBorders>
            <w:shd w:val="clear" w:color="auto" w:fill="auto"/>
            <w:noWrap/>
            <w:vAlign w:val="bottom"/>
            <w:hideMark/>
          </w:tcPr>
          <w:p w14:paraId="771CE6D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1900</w:t>
            </w:r>
          </w:p>
        </w:tc>
        <w:tc>
          <w:tcPr>
            <w:tcW w:w="0" w:type="auto"/>
            <w:tcBorders>
              <w:top w:val="nil"/>
              <w:left w:val="nil"/>
              <w:bottom w:val="nil"/>
              <w:right w:val="nil"/>
            </w:tcBorders>
            <w:shd w:val="clear" w:color="auto" w:fill="auto"/>
            <w:noWrap/>
            <w:vAlign w:val="bottom"/>
            <w:hideMark/>
          </w:tcPr>
          <w:p w14:paraId="2AD08C7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2013</w:t>
            </w:r>
          </w:p>
        </w:tc>
        <w:tc>
          <w:tcPr>
            <w:tcW w:w="0" w:type="auto"/>
            <w:tcBorders>
              <w:top w:val="nil"/>
              <w:left w:val="nil"/>
              <w:bottom w:val="nil"/>
              <w:right w:val="nil"/>
            </w:tcBorders>
            <w:shd w:val="clear" w:color="auto" w:fill="auto"/>
            <w:noWrap/>
            <w:vAlign w:val="bottom"/>
            <w:hideMark/>
          </w:tcPr>
          <w:p w14:paraId="1DA97A4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81.07</w:t>
            </w:r>
          </w:p>
        </w:tc>
        <w:tc>
          <w:tcPr>
            <w:tcW w:w="0" w:type="auto"/>
            <w:tcBorders>
              <w:top w:val="nil"/>
              <w:left w:val="nil"/>
              <w:bottom w:val="nil"/>
              <w:right w:val="nil"/>
            </w:tcBorders>
            <w:shd w:val="clear" w:color="auto" w:fill="auto"/>
            <w:noWrap/>
            <w:vAlign w:val="bottom"/>
            <w:hideMark/>
          </w:tcPr>
          <w:p w14:paraId="09C5202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1.96</w:t>
            </w:r>
          </w:p>
        </w:tc>
        <w:tc>
          <w:tcPr>
            <w:tcW w:w="0" w:type="auto"/>
            <w:tcBorders>
              <w:top w:val="nil"/>
              <w:left w:val="nil"/>
              <w:bottom w:val="nil"/>
              <w:right w:val="nil"/>
            </w:tcBorders>
            <w:shd w:val="clear" w:color="auto" w:fill="auto"/>
            <w:noWrap/>
            <w:vAlign w:val="bottom"/>
            <w:hideMark/>
          </w:tcPr>
          <w:p w14:paraId="6A70607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2.43</w:t>
            </w:r>
          </w:p>
        </w:tc>
        <w:tc>
          <w:tcPr>
            <w:tcW w:w="0" w:type="auto"/>
            <w:tcBorders>
              <w:top w:val="nil"/>
              <w:left w:val="nil"/>
              <w:bottom w:val="nil"/>
              <w:right w:val="nil"/>
            </w:tcBorders>
            <w:shd w:val="clear" w:color="auto" w:fill="auto"/>
            <w:noWrap/>
            <w:vAlign w:val="bottom"/>
            <w:hideMark/>
          </w:tcPr>
          <w:p w14:paraId="7432D58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1.77</w:t>
            </w:r>
          </w:p>
        </w:tc>
        <w:tc>
          <w:tcPr>
            <w:tcW w:w="0" w:type="auto"/>
            <w:tcBorders>
              <w:top w:val="nil"/>
              <w:left w:val="nil"/>
              <w:bottom w:val="nil"/>
              <w:right w:val="nil"/>
            </w:tcBorders>
            <w:shd w:val="clear" w:color="auto" w:fill="auto"/>
            <w:noWrap/>
            <w:vAlign w:val="bottom"/>
            <w:hideMark/>
          </w:tcPr>
          <w:p w14:paraId="5D36A3BD"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81.18</w:t>
            </w:r>
          </w:p>
        </w:tc>
        <w:tc>
          <w:tcPr>
            <w:tcW w:w="0" w:type="auto"/>
            <w:tcBorders>
              <w:top w:val="nil"/>
              <w:left w:val="nil"/>
              <w:bottom w:val="nil"/>
              <w:right w:val="nil"/>
            </w:tcBorders>
            <w:shd w:val="clear" w:color="auto" w:fill="auto"/>
            <w:noWrap/>
            <w:vAlign w:val="bottom"/>
            <w:hideMark/>
          </w:tcPr>
          <w:p w14:paraId="143461B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77.75</w:t>
            </w:r>
          </w:p>
        </w:tc>
        <w:tc>
          <w:tcPr>
            <w:tcW w:w="0" w:type="auto"/>
            <w:tcBorders>
              <w:top w:val="nil"/>
              <w:left w:val="nil"/>
              <w:bottom w:val="nil"/>
              <w:right w:val="nil"/>
            </w:tcBorders>
            <w:shd w:val="clear" w:color="auto" w:fill="auto"/>
            <w:noWrap/>
            <w:vAlign w:val="bottom"/>
            <w:hideMark/>
          </w:tcPr>
          <w:p w14:paraId="3894FA4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75.49</w:t>
            </w:r>
          </w:p>
        </w:tc>
      </w:tr>
      <w:tr w:rsidR="00B84E37" w:rsidRPr="00E0424F" w14:paraId="628AA041" w14:textId="77777777" w:rsidTr="00B84E37">
        <w:trPr>
          <w:trHeight w:val="285"/>
        </w:trPr>
        <w:tc>
          <w:tcPr>
            <w:tcW w:w="0" w:type="auto"/>
            <w:tcBorders>
              <w:top w:val="nil"/>
              <w:left w:val="nil"/>
              <w:bottom w:val="nil"/>
              <w:right w:val="nil"/>
            </w:tcBorders>
            <w:shd w:val="clear" w:color="auto" w:fill="auto"/>
            <w:noWrap/>
            <w:vAlign w:val="bottom"/>
            <w:hideMark/>
          </w:tcPr>
          <w:p w14:paraId="5C47A83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36</w:t>
            </w:r>
          </w:p>
        </w:tc>
        <w:tc>
          <w:tcPr>
            <w:tcW w:w="0" w:type="auto"/>
            <w:tcBorders>
              <w:top w:val="nil"/>
              <w:left w:val="nil"/>
              <w:bottom w:val="nil"/>
              <w:right w:val="nil"/>
            </w:tcBorders>
            <w:shd w:val="clear" w:color="auto" w:fill="auto"/>
            <w:noWrap/>
            <w:vAlign w:val="bottom"/>
            <w:hideMark/>
          </w:tcPr>
          <w:p w14:paraId="440DD958"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Chile</w:t>
            </w:r>
          </w:p>
        </w:tc>
        <w:tc>
          <w:tcPr>
            <w:tcW w:w="0" w:type="auto"/>
            <w:tcBorders>
              <w:top w:val="nil"/>
              <w:left w:val="nil"/>
              <w:bottom w:val="nil"/>
              <w:right w:val="nil"/>
            </w:tcBorders>
            <w:shd w:val="clear" w:color="auto" w:fill="auto"/>
            <w:noWrap/>
            <w:vAlign w:val="bottom"/>
            <w:hideMark/>
          </w:tcPr>
          <w:p w14:paraId="6257CCC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1992</w:t>
            </w:r>
          </w:p>
        </w:tc>
        <w:tc>
          <w:tcPr>
            <w:tcW w:w="0" w:type="auto"/>
            <w:tcBorders>
              <w:top w:val="nil"/>
              <w:left w:val="nil"/>
              <w:bottom w:val="nil"/>
              <w:right w:val="nil"/>
            </w:tcBorders>
            <w:shd w:val="clear" w:color="auto" w:fill="auto"/>
            <w:noWrap/>
            <w:vAlign w:val="bottom"/>
            <w:hideMark/>
          </w:tcPr>
          <w:p w14:paraId="5D56BC0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2005</w:t>
            </w:r>
          </w:p>
        </w:tc>
        <w:tc>
          <w:tcPr>
            <w:tcW w:w="0" w:type="auto"/>
            <w:tcBorders>
              <w:top w:val="nil"/>
              <w:left w:val="nil"/>
              <w:bottom w:val="nil"/>
              <w:right w:val="nil"/>
            </w:tcBorders>
            <w:shd w:val="clear" w:color="auto" w:fill="auto"/>
            <w:noWrap/>
            <w:vAlign w:val="bottom"/>
            <w:hideMark/>
          </w:tcPr>
          <w:p w14:paraId="6378A0C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80.74</w:t>
            </w:r>
          </w:p>
        </w:tc>
        <w:tc>
          <w:tcPr>
            <w:tcW w:w="0" w:type="auto"/>
            <w:tcBorders>
              <w:top w:val="nil"/>
              <w:left w:val="nil"/>
              <w:bottom w:val="nil"/>
              <w:right w:val="nil"/>
            </w:tcBorders>
            <w:shd w:val="clear" w:color="auto" w:fill="auto"/>
            <w:noWrap/>
            <w:vAlign w:val="bottom"/>
            <w:hideMark/>
          </w:tcPr>
          <w:p w14:paraId="25BBCCC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1.87</w:t>
            </w:r>
          </w:p>
        </w:tc>
        <w:tc>
          <w:tcPr>
            <w:tcW w:w="0" w:type="auto"/>
            <w:tcBorders>
              <w:top w:val="nil"/>
              <w:left w:val="nil"/>
              <w:bottom w:val="nil"/>
              <w:right w:val="nil"/>
            </w:tcBorders>
            <w:shd w:val="clear" w:color="auto" w:fill="auto"/>
            <w:noWrap/>
            <w:vAlign w:val="bottom"/>
            <w:hideMark/>
          </w:tcPr>
          <w:p w14:paraId="30ABBEC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2.36</w:t>
            </w:r>
          </w:p>
        </w:tc>
        <w:tc>
          <w:tcPr>
            <w:tcW w:w="0" w:type="auto"/>
            <w:tcBorders>
              <w:top w:val="nil"/>
              <w:left w:val="nil"/>
              <w:bottom w:val="nil"/>
              <w:right w:val="nil"/>
            </w:tcBorders>
            <w:shd w:val="clear" w:color="auto" w:fill="auto"/>
            <w:noWrap/>
            <w:vAlign w:val="bottom"/>
            <w:hideMark/>
          </w:tcPr>
          <w:p w14:paraId="47C2423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1.67</w:t>
            </w:r>
          </w:p>
        </w:tc>
        <w:tc>
          <w:tcPr>
            <w:tcW w:w="0" w:type="auto"/>
            <w:tcBorders>
              <w:top w:val="nil"/>
              <w:left w:val="nil"/>
              <w:bottom w:val="nil"/>
              <w:right w:val="nil"/>
            </w:tcBorders>
            <w:shd w:val="clear" w:color="auto" w:fill="auto"/>
            <w:noWrap/>
            <w:vAlign w:val="bottom"/>
            <w:hideMark/>
          </w:tcPr>
          <w:p w14:paraId="0272153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80.70</w:t>
            </w:r>
          </w:p>
        </w:tc>
        <w:tc>
          <w:tcPr>
            <w:tcW w:w="0" w:type="auto"/>
            <w:tcBorders>
              <w:top w:val="nil"/>
              <w:left w:val="nil"/>
              <w:bottom w:val="nil"/>
              <w:right w:val="nil"/>
            </w:tcBorders>
            <w:shd w:val="clear" w:color="auto" w:fill="auto"/>
            <w:noWrap/>
            <w:vAlign w:val="bottom"/>
            <w:hideMark/>
          </w:tcPr>
          <w:p w14:paraId="6DA58AE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77.27</w:t>
            </w:r>
          </w:p>
        </w:tc>
        <w:tc>
          <w:tcPr>
            <w:tcW w:w="0" w:type="auto"/>
            <w:tcBorders>
              <w:top w:val="nil"/>
              <w:left w:val="nil"/>
              <w:bottom w:val="nil"/>
              <w:right w:val="nil"/>
            </w:tcBorders>
            <w:shd w:val="clear" w:color="auto" w:fill="auto"/>
            <w:noWrap/>
            <w:vAlign w:val="bottom"/>
            <w:hideMark/>
          </w:tcPr>
          <w:p w14:paraId="02CF375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75.34</w:t>
            </w:r>
          </w:p>
        </w:tc>
      </w:tr>
      <w:tr w:rsidR="00B84E37" w:rsidRPr="00E0424F" w14:paraId="293E2A3C" w14:textId="77777777" w:rsidTr="00B84E37">
        <w:trPr>
          <w:trHeight w:val="285"/>
        </w:trPr>
        <w:tc>
          <w:tcPr>
            <w:tcW w:w="0" w:type="auto"/>
            <w:tcBorders>
              <w:top w:val="nil"/>
              <w:left w:val="nil"/>
              <w:bottom w:val="nil"/>
              <w:right w:val="nil"/>
            </w:tcBorders>
            <w:shd w:val="clear" w:color="auto" w:fill="auto"/>
            <w:noWrap/>
            <w:vAlign w:val="bottom"/>
            <w:hideMark/>
          </w:tcPr>
          <w:p w14:paraId="7B32B86D"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37</w:t>
            </w:r>
          </w:p>
        </w:tc>
        <w:tc>
          <w:tcPr>
            <w:tcW w:w="0" w:type="auto"/>
            <w:tcBorders>
              <w:top w:val="nil"/>
              <w:left w:val="nil"/>
              <w:bottom w:val="nil"/>
              <w:right w:val="nil"/>
            </w:tcBorders>
            <w:shd w:val="clear" w:color="auto" w:fill="auto"/>
            <w:noWrap/>
            <w:vAlign w:val="bottom"/>
            <w:hideMark/>
          </w:tcPr>
          <w:p w14:paraId="63DA2422"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Slovakia</w:t>
            </w:r>
          </w:p>
        </w:tc>
        <w:tc>
          <w:tcPr>
            <w:tcW w:w="0" w:type="auto"/>
            <w:tcBorders>
              <w:top w:val="nil"/>
              <w:left w:val="nil"/>
              <w:bottom w:val="nil"/>
              <w:right w:val="nil"/>
            </w:tcBorders>
            <w:shd w:val="clear" w:color="auto" w:fill="auto"/>
            <w:noWrap/>
            <w:vAlign w:val="bottom"/>
            <w:hideMark/>
          </w:tcPr>
          <w:p w14:paraId="42A913F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1950</w:t>
            </w:r>
          </w:p>
        </w:tc>
        <w:tc>
          <w:tcPr>
            <w:tcW w:w="0" w:type="auto"/>
            <w:tcBorders>
              <w:top w:val="nil"/>
              <w:left w:val="nil"/>
              <w:bottom w:val="nil"/>
              <w:right w:val="nil"/>
            </w:tcBorders>
            <w:shd w:val="clear" w:color="auto" w:fill="auto"/>
            <w:noWrap/>
            <w:vAlign w:val="bottom"/>
            <w:hideMark/>
          </w:tcPr>
          <w:p w14:paraId="6B703FAD"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2014</w:t>
            </w:r>
          </w:p>
        </w:tc>
        <w:tc>
          <w:tcPr>
            <w:tcW w:w="0" w:type="auto"/>
            <w:tcBorders>
              <w:top w:val="nil"/>
              <w:left w:val="nil"/>
              <w:bottom w:val="nil"/>
              <w:right w:val="nil"/>
            </w:tcBorders>
            <w:shd w:val="clear" w:color="auto" w:fill="auto"/>
            <w:noWrap/>
            <w:vAlign w:val="bottom"/>
            <w:hideMark/>
          </w:tcPr>
          <w:p w14:paraId="4C47B23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80.32</w:t>
            </w:r>
          </w:p>
        </w:tc>
        <w:tc>
          <w:tcPr>
            <w:tcW w:w="0" w:type="auto"/>
            <w:tcBorders>
              <w:top w:val="nil"/>
              <w:left w:val="nil"/>
              <w:bottom w:val="nil"/>
              <w:right w:val="nil"/>
            </w:tcBorders>
            <w:shd w:val="clear" w:color="auto" w:fill="auto"/>
            <w:noWrap/>
            <w:vAlign w:val="bottom"/>
            <w:hideMark/>
          </w:tcPr>
          <w:p w14:paraId="758D47F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1.99</w:t>
            </w:r>
          </w:p>
        </w:tc>
        <w:tc>
          <w:tcPr>
            <w:tcW w:w="0" w:type="auto"/>
            <w:tcBorders>
              <w:top w:val="nil"/>
              <w:left w:val="nil"/>
              <w:bottom w:val="nil"/>
              <w:right w:val="nil"/>
            </w:tcBorders>
            <w:shd w:val="clear" w:color="auto" w:fill="auto"/>
            <w:noWrap/>
            <w:vAlign w:val="bottom"/>
            <w:hideMark/>
          </w:tcPr>
          <w:p w14:paraId="480DBF7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2.46</w:t>
            </w:r>
          </w:p>
        </w:tc>
        <w:tc>
          <w:tcPr>
            <w:tcW w:w="0" w:type="auto"/>
            <w:tcBorders>
              <w:top w:val="nil"/>
              <w:left w:val="nil"/>
              <w:bottom w:val="nil"/>
              <w:right w:val="nil"/>
            </w:tcBorders>
            <w:shd w:val="clear" w:color="auto" w:fill="auto"/>
            <w:noWrap/>
            <w:vAlign w:val="bottom"/>
            <w:hideMark/>
          </w:tcPr>
          <w:p w14:paraId="52772D0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1.76</w:t>
            </w:r>
          </w:p>
        </w:tc>
        <w:tc>
          <w:tcPr>
            <w:tcW w:w="0" w:type="auto"/>
            <w:tcBorders>
              <w:top w:val="nil"/>
              <w:left w:val="nil"/>
              <w:bottom w:val="nil"/>
              <w:right w:val="nil"/>
            </w:tcBorders>
            <w:shd w:val="clear" w:color="auto" w:fill="auto"/>
            <w:noWrap/>
            <w:vAlign w:val="bottom"/>
            <w:hideMark/>
          </w:tcPr>
          <w:p w14:paraId="4107DFA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80.30</w:t>
            </w:r>
          </w:p>
        </w:tc>
        <w:tc>
          <w:tcPr>
            <w:tcW w:w="0" w:type="auto"/>
            <w:tcBorders>
              <w:top w:val="nil"/>
              <w:left w:val="nil"/>
              <w:bottom w:val="nil"/>
              <w:right w:val="nil"/>
            </w:tcBorders>
            <w:shd w:val="clear" w:color="auto" w:fill="auto"/>
            <w:noWrap/>
            <w:vAlign w:val="bottom"/>
            <w:hideMark/>
          </w:tcPr>
          <w:p w14:paraId="661BEFA5"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77.25</w:t>
            </w:r>
          </w:p>
        </w:tc>
        <w:tc>
          <w:tcPr>
            <w:tcW w:w="0" w:type="auto"/>
            <w:tcBorders>
              <w:top w:val="nil"/>
              <w:left w:val="nil"/>
              <w:bottom w:val="nil"/>
              <w:right w:val="nil"/>
            </w:tcBorders>
            <w:shd w:val="clear" w:color="auto" w:fill="auto"/>
            <w:noWrap/>
            <w:vAlign w:val="bottom"/>
            <w:hideMark/>
          </w:tcPr>
          <w:p w14:paraId="58C56EF2"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75.11</w:t>
            </w:r>
          </w:p>
        </w:tc>
      </w:tr>
      <w:tr w:rsidR="00B84E37" w:rsidRPr="00E0424F" w14:paraId="539129E2" w14:textId="77777777" w:rsidTr="00B84E37">
        <w:trPr>
          <w:trHeight w:val="285"/>
        </w:trPr>
        <w:tc>
          <w:tcPr>
            <w:tcW w:w="0" w:type="auto"/>
            <w:tcBorders>
              <w:top w:val="nil"/>
              <w:left w:val="nil"/>
              <w:bottom w:val="nil"/>
              <w:right w:val="nil"/>
            </w:tcBorders>
            <w:shd w:val="clear" w:color="auto" w:fill="auto"/>
            <w:noWrap/>
            <w:vAlign w:val="bottom"/>
            <w:hideMark/>
          </w:tcPr>
          <w:p w14:paraId="50E6FDFD"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38</w:t>
            </w:r>
          </w:p>
        </w:tc>
        <w:tc>
          <w:tcPr>
            <w:tcW w:w="0" w:type="auto"/>
            <w:tcBorders>
              <w:top w:val="nil"/>
              <w:left w:val="nil"/>
              <w:bottom w:val="nil"/>
              <w:right w:val="nil"/>
            </w:tcBorders>
            <w:shd w:val="clear" w:color="auto" w:fill="auto"/>
            <w:noWrap/>
            <w:vAlign w:val="bottom"/>
            <w:hideMark/>
          </w:tcPr>
          <w:p w14:paraId="48AAA39C"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Lithuania</w:t>
            </w:r>
          </w:p>
        </w:tc>
        <w:tc>
          <w:tcPr>
            <w:tcW w:w="0" w:type="auto"/>
            <w:tcBorders>
              <w:top w:val="nil"/>
              <w:left w:val="nil"/>
              <w:bottom w:val="nil"/>
              <w:right w:val="nil"/>
            </w:tcBorders>
            <w:shd w:val="clear" w:color="auto" w:fill="auto"/>
            <w:noWrap/>
            <w:vAlign w:val="bottom"/>
            <w:hideMark/>
          </w:tcPr>
          <w:p w14:paraId="5553633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1959</w:t>
            </w:r>
          </w:p>
        </w:tc>
        <w:tc>
          <w:tcPr>
            <w:tcW w:w="0" w:type="auto"/>
            <w:tcBorders>
              <w:top w:val="nil"/>
              <w:left w:val="nil"/>
              <w:bottom w:val="nil"/>
              <w:right w:val="nil"/>
            </w:tcBorders>
            <w:shd w:val="clear" w:color="auto" w:fill="auto"/>
            <w:noWrap/>
            <w:vAlign w:val="bottom"/>
            <w:hideMark/>
          </w:tcPr>
          <w:p w14:paraId="7B1178F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2013</w:t>
            </w:r>
          </w:p>
        </w:tc>
        <w:tc>
          <w:tcPr>
            <w:tcW w:w="0" w:type="auto"/>
            <w:tcBorders>
              <w:top w:val="nil"/>
              <w:left w:val="nil"/>
              <w:bottom w:val="nil"/>
              <w:right w:val="nil"/>
            </w:tcBorders>
            <w:shd w:val="clear" w:color="auto" w:fill="auto"/>
            <w:noWrap/>
            <w:vAlign w:val="bottom"/>
            <w:hideMark/>
          </w:tcPr>
          <w:p w14:paraId="685A629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79.37</w:t>
            </w:r>
          </w:p>
        </w:tc>
        <w:tc>
          <w:tcPr>
            <w:tcW w:w="0" w:type="auto"/>
            <w:tcBorders>
              <w:top w:val="nil"/>
              <w:left w:val="nil"/>
              <w:bottom w:val="nil"/>
              <w:right w:val="nil"/>
            </w:tcBorders>
            <w:shd w:val="clear" w:color="auto" w:fill="auto"/>
            <w:noWrap/>
            <w:vAlign w:val="bottom"/>
            <w:hideMark/>
          </w:tcPr>
          <w:p w14:paraId="6E85F49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1.92</w:t>
            </w:r>
          </w:p>
        </w:tc>
        <w:tc>
          <w:tcPr>
            <w:tcW w:w="0" w:type="auto"/>
            <w:tcBorders>
              <w:top w:val="nil"/>
              <w:left w:val="nil"/>
              <w:bottom w:val="nil"/>
              <w:right w:val="nil"/>
            </w:tcBorders>
            <w:shd w:val="clear" w:color="auto" w:fill="auto"/>
            <w:noWrap/>
            <w:vAlign w:val="bottom"/>
            <w:hideMark/>
          </w:tcPr>
          <w:p w14:paraId="2404BFE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2.35</w:t>
            </w:r>
          </w:p>
        </w:tc>
        <w:tc>
          <w:tcPr>
            <w:tcW w:w="0" w:type="auto"/>
            <w:tcBorders>
              <w:top w:val="nil"/>
              <w:left w:val="nil"/>
              <w:bottom w:val="nil"/>
              <w:right w:val="nil"/>
            </w:tcBorders>
            <w:shd w:val="clear" w:color="auto" w:fill="auto"/>
            <w:noWrap/>
            <w:vAlign w:val="bottom"/>
            <w:hideMark/>
          </w:tcPr>
          <w:p w14:paraId="65432815"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1.68</w:t>
            </w:r>
          </w:p>
        </w:tc>
        <w:tc>
          <w:tcPr>
            <w:tcW w:w="0" w:type="auto"/>
            <w:tcBorders>
              <w:top w:val="nil"/>
              <w:left w:val="nil"/>
              <w:bottom w:val="nil"/>
              <w:right w:val="nil"/>
            </w:tcBorders>
            <w:shd w:val="clear" w:color="auto" w:fill="auto"/>
            <w:noWrap/>
            <w:vAlign w:val="bottom"/>
            <w:hideMark/>
          </w:tcPr>
          <w:p w14:paraId="5C6590A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80.39</w:t>
            </w:r>
          </w:p>
        </w:tc>
        <w:tc>
          <w:tcPr>
            <w:tcW w:w="0" w:type="auto"/>
            <w:tcBorders>
              <w:top w:val="nil"/>
              <w:left w:val="nil"/>
              <w:bottom w:val="nil"/>
              <w:right w:val="nil"/>
            </w:tcBorders>
            <w:shd w:val="clear" w:color="auto" w:fill="auto"/>
            <w:noWrap/>
            <w:vAlign w:val="bottom"/>
            <w:hideMark/>
          </w:tcPr>
          <w:p w14:paraId="3F6C685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77.11</w:t>
            </w:r>
          </w:p>
        </w:tc>
        <w:tc>
          <w:tcPr>
            <w:tcW w:w="0" w:type="auto"/>
            <w:tcBorders>
              <w:top w:val="nil"/>
              <w:left w:val="nil"/>
              <w:bottom w:val="nil"/>
              <w:right w:val="nil"/>
            </w:tcBorders>
            <w:shd w:val="clear" w:color="auto" w:fill="auto"/>
            <w:noWrap/>
            <w:vAlign w:val="bottom"/>
            <w:hideMark/>
          </w:tcPr>
          <w:p w14:paraId="3CEC62A5"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74.17</w:t>
            </w:r>
          </w:p>
        </w:tc>
      </w:tr>
      <w:tr w:rsidR="00B84E37" w:rsidRPr="00E0424F" w14:paraId="48D83FA3" w14:textId="77777777" w:rsidTr="00B84E37">
        <w:trPr>
          <w:trHeight w:val="285"/>
        </w:trPr>
        <w:tc>
          <w:tcPr>
            <w:tcW w:w="0" w:type="auto"/>
            <w:tcBorders>
              <w:top w:val="nil"/>
              <w:left w:val="nil"/>
              <w:bottom w:val="nil"/>
              <w:right w:val="nil"/>
            </w:tcBorders>
            <w:shd w:val="clear" w:color="auto" w:fill="auto"/>
            <w:noWrap/>
            <w:vAlign w:val="bottom"/>
            <w:hideMark/>
          </w:tcPr>
          <w:p w14:paraId="0300AA0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39</w:t>
            </w:r>
          </w:p>
        </w:tc>
        <w:tc>
          <w:tcPr>
            <w:tcW w:w="0" w:type="auto"/>
            <w:tcBorders>
              <w:top w:val="nil"/>
              <w:left w:val="nil"/>
              <w:bottom w:val="nil"/>
              <w:right w:val="nil"/>
            </w:tcBorders>
            <w:shd w:val="clear" w:color="auto" w:fill="auto"/>
            <w:noWrap/>
            <w:vAlign w:val="bottom"/>
            <w:hideMark/>
          </w:tcPr>
          <w:p w14:paraId="4B88A497"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Hungary</w:t>
            </w:r>
          </w:p>
        </w:tc>
        <w:tc>
          <w:tcPr>
            <w:tcW w:w="0" w:type="auto"/>
            <w:tcBorders>
              <w:top w:val="nil"/>
              <w:left w:val="nil"/>
              <w:bottom w:val="nil"/>
              <w:right w:val="nil"/>
            </w:tcBorders>
            <w:shd w:val="clear" w:color="auto" w:fill="auto"/>
            <w:noWrap/>
            <w:vAlign w:val="bottom"/>
            <w:hideMark/>
          </w:tcPr>
          <w:p w14:paraId="541F15F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1950</w:t>
            </w:r>
          </w:p>
        </w:tc>
        <w:tc>
          <w:tcPr>
            <w:tcW w:w="0" w:type="auto"/>
            <w:tcBorders>
              <w:top w:val="nil"/>
              <w:left w:val="nil"/>
              <w:bottom w:val="nil"/>
              <w:right w:val="nil"/>
            </w:tcBorders>
            <w:shd w:val="clear" w:color="auto" w:fill="auto"/>
            <w:noWrap/>
            <w:vAlign w:val="bottom"/>
            <w:hideMark/>
          </w:tcPr>
          <w:p w14:paraId="479A7EC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2014</w:t>
            </w:r>
          </w:p>
        </w:tc>
        <w:tc>
          <w:tcPr>
            <w:tcW w:w="0" w:type="auto"/>
            <w:tcBorders>
              <w:top w:val="nil"/>
              <w:left w:val="nil"/>
              <w:bottom w:val="nil"/>
              <w:right w:val="nil"/>
            </w:tcBorders>
            <w:shd w:val="clear" w:color="auto" w:fill="auto"/>
            <w:noWrap/>
            <w:vAlign w:val="bottom"/>
            <w:hideMark/>
          </w:tcPr>
          <w:p w14:paraId="0CFF185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79.24</w:t>
            </w:r>
          </w:p>
        </w:tc>
        <w:tc>
          <w:tcPr>
            <w:tcW w:w="0" w:type="auto"/>
            <w:tcBorders>
              <w:top w:val="nil"/>
              <w:left w:val="nil"/>
              <w:bottom w:val="nil"/>
              <w:right w:val="nil"/>
            </w:tcBorders>
            <w:shd w:val="clear" w:color="auto" w:fill="auto"/>
            <w:noWrap/>
            <w:vAlign w:val="bottom"/>
            <w:hideMark/>
          </w:tcPr>
          <w:p w14:paraId="3154F52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1.93</w:t>
            </w:r>
          </w:p>
        </w:tc>
        <w:tc>
          <w:tcPr>
            <w:tcW w:w="0" w:type="auto"/>
            <w:tcBorders>
              <w:top w:val="nil"/>
              <w:left w:val="nil"/>
              <w:bottom w:val="nil"/>
              <w:right w:val="nil"/>
            </w:tcBorders>
            <w:shd w:val="clear" w:color="auto" w:fill="auto"/>
            <w:noWrap/>
            <w:vAlign w:val="bottom"/>
            <w:hideMark/>
          </w:tcPr>
          <w:p w14:paraId="234EB51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2.40</w:t>
            </w:r>
          </w:p>
        </w:tc>
        <w:tc>
          <w:tcPr>
            <w:tcW w:w="0" w:type="auto"/>
            <w:tcBorders>
              <w:top w:val="nil"/>
              <w:left w:val="nil"/>
              <w:bottom w:val="nil"/>
              <w:right w:val="nil"/>
            </w:tcBorders>
            <w:shd w:val="clear" w:color="auto" w:fill="auto"/>
            <w:noWrap/>
            <w:vAlign w:val="bottom"/>
            <w:hideMark/>
          </w:tcPr>
          <w:p w14:paraId="1D84E801"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1.74</w:t>
            </w:r>
          </w:p>
        </w:tc>
        <w:tc>
          <w:tcPr>
            <w:tcW w:w="0" w:type="auto"/>
            <w:tcBorders>
              <w:top w:val="nil"/>
              <w:left w:val="nil"/>
              <w:bottom w:val="nil"/>
              <w:right w:val="nil"/>
            </w:tcBorders>
            <w:shd w:val="clear" w:color="auto" w:fill="auto"/>
            <w:noWrap/>
            <w:vAlign w:val="bottom"/>
            <w:hideMark/>
          </w:tcPr>
          <w:p w14:paraId="0EC522E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79.45</w:t>
            </w:r>
          </w:p>
        </w:tc>
        <w:tc>
          <w:tcPr>
            <w:tcW w:w="0" w:type="auto"/>
            <w:tcBorders>
              <w:top w:val="nil"/>
              <w:left w:val="nil"/>
              <w:bottom w:val="nil"/>
              <w:right w:val="nil"/>
            </w:tcBorders>
            <w:shd w:val="clear" w:color="auto" w:fill="auto"/>
            <w:noWrap/>
            <w:vAlign w:val="bottom"/>
            <w:hideMark/>
          </w:tcPr>
          <w:p w14:paraId="3BD844F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76.01</w:t>
            </w:r>
          </w:p>
        </w:tc>
        <w:tc>
          <w:tcPr>
            <w:tcW w:w="0" w:type="auto"/>
            <w:tcBorders>
              <w:top w:val="nil"/>
              <w:left w:val="nil"/>
              <w:bottom w:val="nil"/>
              <w:right w:val="nil"/>
            </w:tcBorders>
            <w:shd w:val="clear" w:color="auto" w:fill="auto"/>
            <w:noWrap/>
            <w:vAlign w:val="bottom"/>
            <w:hideMark/>
          </w:tcPr>
          <w:p w14:paraId="72DAA42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73.58</w:t>
            </w:r>
          </w:p>
        </w:tc>
      </w:tr>
      <w:tr w:rsidR="00B84E37" w:rsidRPr="00E0424F" w14:paraId="008B3E7D" w14:textId="77777777" w:rsidTr="00B84E37">
        <w:trPr>
          <w:trHeight w:val="285"/>
        </w:trPr>
        <w:tc>
          <w:tcPr>
            <w:tcW w:w="0" w:type="auto"/>
            <w:tcBorders>
              <w:top w:val="nil"/>
              <w:left w:val="nil"/>
              <w:bottom w:val="nil"/>
              <w:right w:val="nil"/>
            </w:tcBorders>
            <w:shd w:val="clear" w:color="auto" w:fill="auto"/>
            <w:noWrap/>
            <w:vAlign w:val="bottom"/>
            <w:hideMark/>
          </w:tcPr>
          <w:p w14:paraId="2B0E378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40</w:t>
            </w:r>
          </w:p>
        </w:tc>
        <w:tc>
          <w:tcPr>
            <w:tcW w:w="0" w:type="auto"/>
            <w:tcBorders>
              <w:top w:val="nil"/>
              <w:left w:val="nil"/>
              <w:bottom w:val="nil"/>
              <w:right w:val="nil"/>
            </w:tcBorders>
            <w:shd w:val="clear" w:color="auto" w:fill="auto"/>
            <w:noWrap/>
            <w:vAlign w:val="bottom"/>
            <w:hideMark/>
          </w:tcPr>
          <w:p w14:paraId="5B75957A"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Latvia</w:t>
            </w:r>
          </w:p>
        </w:tc>
        <w:tc>
          <w:tcPr>
            <w:tcW w:w="0" w:type="auto"/>
            <w:tcBorders>
              <w:top w:val="nil"/>
              <w:left w:val="nil"/>
              <w:bottom w:val="nil"/>
              <w:right w:val="nil"/>
            </w:tcBorders>
            <w:shd w:val="clear" w:color="auto" w:fill="auto"/>
            <w:noWrap/>
            <w:vAlign w:val="bottom"/>
            <w:hideMark/>
          </w:tcPr>
          <w:p w14:paraId="48F45C2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1959</w:t>
            </w:r>
          </w:p>
        </w:tc>
        <w:tc>
          <w:tcPr>
            <w:tcW w:w="0" w:type="auto"/>
            <w:tcBorders>
              <w:top w:val="nil"/>
              <w:left w:val="nil"/>
              <w:bottom w:val="nil"/>
              <w:right w:val="nil"/>
            </w:tcBorders>
            <w:shd w:val="clear" w:color="auto" w:fill="auto"/>
            <w:noWrap/>
            <w:vAlign w:val="bottom"/>
            <w:hideMark/>
          </w:tcPr>
          <w:p w14:paraId="6181625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2013</w:t>
            </w:r>
          </w:p>
        </w:tc>
        <w:tc>
          <w:tcPr>
            <w:tcW w:w="0" w:type="auto"/>
            <w:tcBorders>
              <w:top w:val="nil"/>
              <w:left w:val="nil"/>
              <w:bottom w:val="nil"/>
              <w:right w:val="nil"/>
            </w:tcBorders>
            <w:shd w:val="clear" w:color="auto" w:fill="auto"/>
            <w:noWrap/>
            <w:vAlign w:val="bottom"/>
            <w:hideMark/>
          </w:tcPr>
          <w:p w14:paraId="3BA7B48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78.73</w:t>
            </w:r>
          </w:p>
        </w:tc>
        <w:tc>
          <w:tcPr>
            <w:tcW w:w="0" w:type="auto"/>
            <w:tcBorders>
              <w:top w:val="nil"/>
              <w:left w:val="nil"/>
              <w:bottom w:val="nil"/>
              <w:right w:val="nil"/>
            </w:tcBorders>
            <w:shd w:val="clear" w:color="auto" w:fill="auto"/>
            <w:noWrap/>
            <w:vAlign w:val="bottom"/>
            <w:hideMark/>
          </w:tcPr>
          <w:p w14:paraId="2BC6372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1.90</w:t>
            </w:r>
          </w:p>
        </w:tc>
        <w:tc>
          <w:tcPr>
            <w:tcW w:w="0" w:type="auto"/>
            <w:tcBorders>
              <w:top w:val="nil"/>
              <w:left w:val="nil"/>
              <w:bottom w:val="nil"/>
              <w:right w:val="nil"/>
            </w:tcBorders>
            <w:shd w:val="clear" w:color="auto" w:fill="auto"/>
            <w:noWrap/>
            <w:vAlign w:val="bottom"/>
            <w:hideMark/>
          </w:tcPr>
          <w:p w14:paraId="6E3D9F6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2.34</w:t>
            </w:r>
          </w:p>
        </w:tc>
        <w:tc>
          <w:tcPr>
            <w:tcW w:w="0" w:type="auto"/>
            <w:tcBorders>
              <w:top w:val="nil"/>
              <w:left w:val="nil"/>
              <w:bottom w:val="nil"/>
              <w:right w:val="nil"/>
            </w:tcBorders>
            <w:shd w:val="clear" w:color="auto" w:fill="auto"/>
            <w:noWrap/>
            <w:vAlign w:val="bottom"/>
            <w:hideMark/>
          </w:tcPr>
          <w:p w14:paraId="4D1988B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1.67</w:t>
            </w:r>
          </w:p>
        </w:tc>
        <w:tc>
          <w:tcPr>
            <w:tcW w:w="0" w:type="auto"/>
            <w:tcBorders>
              <w:top w:val="nil"/>
              <w:left w:val="nil"/>
              <w:bottom w:val="nil"/>
              <w:right w:val="nil"/>
            </w:tcBorders>
            <w:shd w:val="clear" w:color="auto" w:fill="auto"/>
            <w:noWrap/>
            <w:vAlign w:val="bottom"/>
            <w:hideMark/>
          </w:tcPr>
          <w:p w14:paraId="679E9AD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79.62</w:t>
            </w:r>
          </w:p>
        </w:tc>
        <w:tc>
          <w:tcPr>
            <w:tcW w:w="0" w:type="auto"/>
            <w:tcBorders>
              <w:top w:val="nil"/>
              <w:left w:val="nil"/>
              <w:bottom w:val="nil"/>
              <w:right w:val="nil"/>
            </w:tcBorders>
            <w:shd w:val="clear" w:color="auto" w:fill="auto"/>
            <w:noWrap/>
            <w:vAlign w:val="bottom"/>
            <w:hideMark/>
          </w:tcPr>
          <w:p w14:paraId="4AA6F31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76.09</w:t>
            </w:r>
          </w:p>
        </w:tc>
        <w:tc>
          <w:tcPr>
            <w:tcW w:w="0" w:type="auto"/>
            <w:tcBorders>
              <w:top w:val="nil"/>
              <w:left w:val="nil"/>
              <w:bottom w:val="nil"/>
              <w:right w:val="nil"/>
            </w:tcBorders>
            <w:shd w:val="clear" w:color="auto" w:fill="auto"/>
            <w:noWrap/>
            <w:vAlign w:val="bottom"/>
            <w:hideMark/>
          </w:tcPr>
          <w:p w14:paraId="01C869B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73.38</w:t>
            </w:r>
          </w:p>
        </w:tc>
      </w:tr>
      <w:tr w:rsidR="00B84E37" w:rsidRPr="00E0424F" w14:paraId="2153AC30" w14:textId="77777777" w:rsidTr="00B84E37">
        <w:trPr>
          <w:trHeight w:val="285"/>
        </w:trPr>
        <w:tc>
          <w:tcPr>
            <w:tcW w:w="0" w:type="auto"/>
            <w:tcBorders>
              <w:top w:val="nil"/>
              <w:left w:val="nil"/>
              <w:bottom w:val="nil"/>
              <w:right w:val="nil"/>
            </w:tcBorders>
            <w:shd w:val="clear" w:color="auto" w:fill="auto"/>
            <w:noWrap/>
            <w:vAlign w:val="bottom"/>
            <w:hideMark/>
          </w:tcPr>
          <w:p w14:paraId="78E8E1B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41</w:t>
            </w:r>
          </w:p>
        </w:tc>
        <w:tc>
          <w:tcPr>
            <w:tcW w:w="0" w:type="auto"/>
            <w:tcBorders>
              <w:top w:val="nil"/>
              <w:left w:val="nil"/>
              <w:bottom w:val="nil"/>
              <w:right w:val="nil"/>
            </w:tcBorders>
            <w:shd w:val="clear" w:color="auto" w:fill="auto"/>
            <w:noWrap/>
            <w:vAlign w:val="bottom"/>
            <w:hideMark/>
          </w:tcPr>
          <w:p w14:paraId="1927B23E"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Belarus</w:t>
            </w:r>
          </w:p>
        </w:tc>
        <w:tc>
          <w:tcPr>
            <w:tcW w:w="0" w:type="auto"/>
            <w:tcBorders>
              <w:top w:val="nil"/>
              <w:left w:val="nil"/>
              <w:bottom w:val="nil"/>
              <w:right w:val="nil"/>
            </w:tcBorders>
            <w:shd w:val="clear" w:color="auto" w:fill="auto"/>
            <w:noWrap/>
            <w:vAlign w:val="bottom"/>
            <w:hideMark/>
          </w:tcPr>
          <w:p w14:paraId="22EDC4E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1959</w:t>
            </w:r>
          </w:p>
        </w:tc>
        <w:tc>
          <w:tcPr>
            <w:tcW w:w="0" w:type="auto"/>
            <w:tcBorders>
              <w:top w:val="nil"/>
              <w:left w:val="nil"/>
              <w:bottom w:val="nil"/>
              <w:right w:val="nil"/>
            </w:tcBorders>
            <w:shd w:val="clear" w:color="auto" w:fill="auto"/>
            <w:noWrap/>
            <w:vAlign w:val="bottom"/>
            <w:hideMark/>
          </w:tcPr>
          <w:p w14:paraId="16A867C1"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2014</w:t>
            </w:r>
          </w:p>
        </w:tc>
        <w:tc>
          <w:tcPr>
            <w:tcW w:w="0" w:type="auto"/>
            <w:tcBorders>
              <w:top w:val="nil"/>
              <w:left w:val="nil"/>
              <w:bottom w:val="nil"/>
              <w:right w:val="nil"/>
            </w:tcBorders>
            <w:shd w:val="clear" w:color="auto" w:fill="auto"/>
            <w:noWrap/>
            <w:vAlign w:val="bottom"/>
            <w:hideMark/>
          </w:tcPr>
          <w:p w14:paraId="55A11EA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78.43</w:t>
            </w:r>
          </w:p>
        </w:tc>
        <w:tc>
          <w:tcPr>
            <w:tcW w:w="0" w:type="auto"/>
            <w:tcBorders>
              <w:top w:val="nil"/>
              <w:left w:val="nil"/>
              <w:bottom w:val="nil"/>
              <w:right w:val="nil"/>
            </w:tcBorders>
            <w:shd w:val="clear" w:color="auto" w:fill="auto"/>
            <w:noWrap/>
            <w:vAlign w:val="bottom"/>
            <w:hideMark/>
          </w:tcPr>
          <w:p w14:paraId="212271D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1.91</w:t>
            </w:r>
          </w:p>
        </w:tc>
        <w:tc>
          <w:tcPr>
            <w:tcW w:w="0" w:type="auto"/>
            <w:tcBorders>
              <w:top w:val="nil"/>
              <w:left w:val="nil"/>
              <w:bottom w:val="nil"/>
              <w:right w:val="nil"/>
            </w:tcBorders>
            <w:shd w:val="clear" w:color="auto" w:fill="auto"/>
            <w:noWrap/>
            <w:vAlign w:val="bottom"/>
            <w:hideMark/>
          </w:tcPr>
          <w:p w14:paraId="41773321"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2.37</w:t>
            </w:r>
          </w:p>
        </w:tc>
        <w:tc>
          <w:tcPr>
            <w:tcW w:w="0" w:type="auto"/>
            <w:tcBorders>
              <w:top w:val="nil"/>
              <w:left w:val="nil"/>
              <w:bottom w:val="nil"/>
              <w:right w:val="nil"/>
            </w:tcBorders>
            <w:shd w:val="clear" w:color="auto" w:fill="auto"/>
            <w:noWrap/>
            <w:vAlign w:val="bottom"/>
            <w:hideMark/>
          </w:tcPr>
          <w:p w14:paraId="14F15EE5"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1.71</w:t>
            </w:r>
          </w:p>
        </w:tc>
        <w:tc>
          <w:tcPr>
            <w:tcW w:w="0" w:type="auto"/>
            <w:tcBorders>
              <w:top w:val="nil"/>
              <w:left w:val="nil"/>
              <w:bottom w:val="nil"/>
              <w:right w:val="nil"/>
            </w:tcBorders>
            <w:shd w:val="clear" w:color="auto" w:fill="auto"/>
            <w:noWrap/>
            <w:vAlign w:val="bottom"/>
            <w:hideMark/>
          </w:tcPr>
          <w:p w14:paraId="0AD22BD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78.70</w:t>
            </w:r>
          </w:p>
        </w:tc>
        <w:tc>
          <w:tcPr>
            <w:tcW w:w="0" w:type="auto"/>
            <w:tcBorders>
              <w:top w:val="nil"/>
              <w:left w:val="nil"/>
              <w:bottom w:val="nil"/>
              <w:right w:val="nil"/>
            </w:tcBorders>
            <w:shd w:val="clear" w:color="auto" w:fill="auto"/>
            <w:noWrap/>
            <w:vAlign w:val="bottom"/>
            <w:hideMark/>
          </w:tcPr>
          <w:p w14:paraId="3BE9B1B9"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75.36</w:t>
            </w:r>
          </w:p>
        </w:tc>
        <w:tc>
          <w:tcPr>
            <w:tcW w:w="0" w:type="auto"/>
            <w:tcBorders>
              <w:top w:val="nil"/>
              <w:left w:val="nil"/>
              <w:bottom w:val="nil"/>
              <w:right w:val="nil"/>
            </w:tcBorders>
            <w:shd w:val="clear" w:color="auto" w:fill="auto"/>
            <w:noWrap/>
            <w:vAlign w:val="bottom"/>
            <w:hideMark/>
          </w:tcPr>
          <w:p w14:paraId="0F53EA6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72.98</w:t>
            </w:r>
          </w:p>
        </w:tc>
      </w:tr>
      <w:tr w:rsidR="00B84E37" w:rsidRPr="00E0424F" w14:paraId="57DA7E19" w14:textId="77777777" w:rsidTr="00B84E37">
        <w:trPr>
          <w:trHeight w:val="285"/>
        </w:trPr>
        <w:tc>
          <w:tcPr>
            <w:tcW w:w="0" w:type="auto"/>
            <w:tcBorders>
              <w:top w:val="nil"/>
              <w:left w:val="nil"/>
              <w:bottom w:val="nil"/>
              <w:right w:val="nil"/>
            </w:tcBorders>
            <w:shd w:val="clear" w:color="auto" w:fill="auto"/>
            <w:noWrap/>
            <w:vAlign w:val="bottom"/>
            <w:hideMark/>
          </w:tcPr>
          <w:p w14:paraId="2201673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lastRenderedPageBreak/>
              <w:t>42</w:t>
            </w:r>
          </w:p>
        </w:tc>
        <w:tc>
          <w:tcPr>
            <w:tcW w:w="0" w:type="auto"/>
            <w:tcBorders>
              <w:top w:val="nil"/>
              <w:left w:val="nil"/>
              <w:bottom w:val="nil"/>
              <w:right w:val="nil"/>
            </w:tcBorders>
            <w:shd w:val="clear" w:color="auto" w:fill="auto"/>
            <w:noWrap/>
            <w:vAlign w:val="bottom"/>
            <w:hideMark/>
          </w:tcPr>
          <w:p w14:paraId="2AE137D1"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Bulgaria</w:t>
            </w:r>
          </w:p>
        </w:tc>
        <w:tc>
          <w:tcPr>
            <w:tcW w:w="0" w:type="auto"/>
            <w:tcBorders>
              <w:top w:val="nil"/>
              <w:left w:val="nil"/>
              <w:bottom w:val="nil"/>
              <w:right w:val="nil"/>
            </w:tcBorders>
            <w:shd w:val="clear" w:color="auto" w:fill="auto"/>
            <w:noWrap/>
            <w:vAlign w:val="bottom"/>
            <w:hideMark/>
          </w:tcPr>
          <w:p w14:paraId="1D27256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1947</w:t>
            </w:r>
          </w:p>
        </w:tc>
        <w:tc>
          <w:tcPr>
            <w:tcW w:w="0" w:type="auto"/>
            <w:tcBorders>
              <w:top w:val="nil"/>
              <w:left w:val="nil"/>
              <w:bottom w:val="nil"/>
              <w:right w:val="nil"/>
            </w:tcBorders>
            <w:shd w:val="clear" w:color="auto" w:fill="auto"/>
            <w:noWrap/>
            <w:vAlign w:val="bottom"/>
            <w:hideMark/>
          </w:tcPr>
          <w:p w14:paraId="01D34135"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2010</w:t>
            </w:r>
          </w:p>
        </w:tc>
        <w:tc>
          <w:tcPr>
            <w:tcW w:w="0" w:type="auto"/>
            <w:tcBorders>
              <w:top w:val="nil"/>
              <w:left w:val="nil"/>
              <w:bottom w:val="nil"/>
              <w:right w:val="nil"/>
            </w:tcBorders>
            <w:shd w:val="clear" w:color="auto" w:fill="auto"/>
            <w:noWrap/>
            <w:vAlign w:val="bottom"/>
            <w:hideMark/>
          </w:tcPr>
          <w:p w14:paraId="20793EB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77.25</w:t>
            </w:r>
          </w:p>
        </w:tc>
        <w:tc>
          <w:tcPr>
            <w:tcW w:w="0" w:type="auto"/>
            <w:tcBorders>
              <w:top w:val="nil"/>
              <w:left w:val="nil"/>
              <w:bottom w:val="nil"/>
              <w:right w:val="nil"/>
            </w:tcBorders>
            <w:shd w:val="clear" w:color="auto" w:fill="auto"/>
            <w:noWrap/>
            <w:vAlign w:val="bottom"/>
            <w:hideMark/>
          </w:tcPr>
          <w:p w14:paraId="666879C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1.93</w:t>
            </w:r>
          </w:p>
        </w:tc>
        <w:tc>
          <w:tcPr>
            <w:tcW w:w="0" w:type="auto"/>
            <w:tcBorders>
              <w:top w:val="nil"/>
              <w:left w:val="nil"/>
              <w:bottom w:val="nil"/>
              <w:right w:val="nil"/>
            </w:tcBorders>
            <w:shd w:val="clear" w:color="auto" w:fill="auto"/>
            <w:noWrap/>
            <w:vAlign w:val="bottom"/>
            <w:hideMark/>
          </w:tcPr>
          <w:p w14:paraId="5114C31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2.35</w:t>
            </w:r>
          </w:p>
        </w:tc>
        <w:tc>
          <w:tcPr>
            <w:tcW w:w="0" w:type="auto"/>
            <w:tcBorders>
              <w:top w:val="nil"/>
              <w:left w:val="nil"/>
              <w:bottom w:val="nil"/>
              <w:right w:val="nil"/>
            </w:tcBorders>
            <w:shd w:val="clear" w:color="auto" w:fill="auto"/>
            <w:noWrap/>
            <w:vAlign w:val="bottom"/>
            <w:hideMark/>
          </w:tcPr>
          <w:p w14:paraId="248C8C71"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1.64</w:t>
            </w:r>
          </w:p>
        </w:tc>
        <w:tc>
          <w:tcPr>
            <w:tcW w:w="0" w:type="auto"/>
            <w:tcBorders>
              <w:top w:val="nil"/>
              <w:left w:val="nil"/>
              <w:bottom w:val="nil"/>
              <w:right w:val="nil"/>
            </w:tcBorders>
            <w:shd w:val="clear" w:color="auto" w:fill="auto"/>
            <w:noWrap/>
            <w:vAlign w:val="bottom"/>
            <w:hideMark/>
          </w:tcPr>
          <w:p w14:paraId="3EF48B0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78.14</w:t>
            </w:r>
          </w:p>
        </w:tc>
        <w:tc>
          <w:tcPr>
            <w:tcW w:w="0" w:type="auto"/>
            <w:tcBorders>
              <w:top w:val="nil"/>
              <w:left w:val="nil"/>
              <w:bottom w:val="nil"/>
              <w:right w:val="nil"/>
            </w:tcBorders>
            <w:shd w:val="clear" w:color="auto" w:fill="auto"/>
            <w:noWrap/>
            <w:vAlign w:val="bottom"/>
            <w:hideMark/>
          </w:tcPr>
          <w:p w14:paraId="4686DD1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75.09</w:t>
            </w:r>
          </w:p>
        </w:tc>
        <w:tc>
          <w:tcPr>
            <w:tcW w:w="0" w:type="auto"/>
            <w:tcBorders>
              <w:top w:val="nil"/>
              <w:left w:val="nil"/>
              <w:bottom w:val="nil"/>
              <w:right w:val="nil"/>
            </w:tcBorders>
            <w:shd w:val="clear" w:color="auto" w:fill="auto"/>
            <w:noWrap/>
            <w:vAlign w:val="bottom"/>
            <w:hideMark/>
          </w:tcPr>
          <w:p w14:paraId="3EDDA39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72.66</w:t>
            </w:r>
          </w:p>
        </w:tc>
      </w:tr>
      <w:tr w:rsidR="00B84E37" w:rsidRPr="00E0424F" w14:paraId="33593E55" w14:textId="77777777" w:rsidTr="00B84E37">
        <w:trPr>
          <w:trHeight w:val="285"/>
        </w:trPr>
        <w:tc>
          <w:tcPr>
            <w:tcW w:w="0" w:type="auto"/>
            <w:tcBorders>
              <w:top w:val="nil"/>
              <w:left w:val="nil"/>
              <w:bottom w:val="nil"/>
              <w:right w:val="nil"/>
            </w:tcBorders>
            <w:shd w:val="clear" w:color="auto" w:fill="auto"/>
            <w:noWrap/>
            <w:vAlign w:val="bottom"/>
            <w:hideMark/>
          </w:tcPr>
          <w:p w14:paraId="74246A8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43</w:t>
            </w:r>
          </w:p>
        </w:tc>
        <w:tc>
          <w:tcPr>
            <w:tcW w:w="0" w:type="auto"/>
            <w:tcBorders>
              <w:top w:val="nil"/>
              <w:left w:val="nil"/>
              <w:bottom w:val="nil"/>
              <w:right w:val="nil"/>
            </w:tcBorders>
            <w:shd w:val="clear" w:color="auto" w:fill="auto"/>
            <w:noWrap/>
            <w:vAlign w:val="bottom"/>
            <w:hideMark/>
          </w:tcPr>
          <w:p w14:paraId="3417E15D"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Russia</w:t>
            </w:r>
          </w:p>
        </w:tc>
        <w:tc>
          <w:tcPr>
            <w:tcW w:w="0" w:type="auto"/>
            <w:tcBorders>
              <w:top w:val="nil"/>
              <w:left w:val="nil"/>
              <w:bottom w:val="nil"/>
              <w:right w:val="nil"/>
            </w:tcBorders>
            <w:shd w:val="clear" w:color="auto" w:fill="auto"/>
            <w:noWrap/>
            <w:vAlign w:val="bottom"/>
            <w:hideMark/>
          </w:tcPr>
          <w:p w14:paraId="132D6D4D"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1959</w:t>
            </w:r>
          </w:p>
        </w:tc>
        <w:tc>
          <w:tcPr>
            <w:tcW w:w="0" w:type="auto"/>
            <w:tcBorders>
              <w:top w:val="nil"/>
              <w:left w:val="nil"/>
              <w:bottom w:val="nil"/>
              <w:right w:val="nil"/>
            </w:tcBorders>
            <w:shd w:val="clear" w:color="auto" w:fill="auto"/>
            <w:noWrap/>
            <w:vAlign w:val="bottom"/>
            <w:hideMark/>
          </w:tcPr>
          <w:p w14:paraId="50C6E582"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2014</w:t>
            </w:r>
          </w:p>
        </w:tc>
        <w:tc>
          <w:tcPr>
            <w:tcW w:w="0" w:type="auto"/>
            <w:tcBorders>
              <w:top w:val="nil"/>
              <w:left w:val="nil"/>
              <w:bottom w:val="nil"/>
              <w:right w:val="nil"/>
            </w:tcBorders>
            <w:shd w:val="clear" w:color="auto" w:fill="auto"/>
            <w:noWrap/>
            <w:vAlign w:val="bottom"/>
            <w:hideMark/>
          </w:tcPr>
          <w:p w14:paraId="795F917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76.48</w:t>
            </w:r>
          </w:p>
        </w:tc>
        <w:tc>
          <w:tcPr>
            <w:tcW w:w="0" w:type="auto"/>
            <w:tcBorders>
              <w:top w:val="nil"/>
              <w:left w:val="nil"/>
              <w:bottom w:val="nil"/>
              <w:right w:val="nil"/>
            </w:tcBorders>
            <w:shd w:val="clear" w:color="auto" w:fill="auto"/>
            <w:noWrap/>
            <w:vAlign w:val="bottom"/>
            <w:hideMark/>
          </w:tcPr>
          <w:p w14:paraId="625BF83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1.79</w:t>
            </w:r>
          </w:p>
        </w:tc>
        <w:tc>
          <w:tcPr>
            <w:tcW w:w="0" w:type="auto"/>
            <w:tcBorders>
              <w:top w:val="nil"/>
              <w:left w:val="nil"/>
              <w:bottom w:val="nil"/>
              <w:right w:val="nil"/>
            </w:tcBorders>
            <w:shd w:val="clear" w:color="auto" w:fill="auto"/>
            <w:noWrap/>
            <w:vAlign w:val="bottom"/>
            <w:hideMark/>
          </w:tcPr>
          <w:p w14:paraId="7D4D3CC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2.21</w:t>
            </w:r>
          </w:p>
        </w:tc>
        <w:tc>
          <w:tcPr>
            <w:tcW w:w="0" w:type="auto"/>
            <w:tcBorders>
              <w:top w:val="nil"/>
              <w:left w:val="nil"/>
              <w:bottom w:val="nil"/>
              <w:right w:val="nil"/>
            </w:tcBorders>
            <w:shd w:val="clear" w:color="auto" w:fill="auto"/>
            <w:noWrap/>
            <w:vAlign w:val="bottom"/>
            <w:hideMark/>
          </w:tcPr>
          <w:p w14:paraId="1720807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1.54</w:t>
            </w:r>
          </w:p>
        </w:tc>
        <w:tc>
          <w:tcPr>
            <w:tcW w:w="0" w:type="auto"/>
            <w:tcBorders>
              <w:top w:val="nil"/>
              <w:left w:val="nil"/>
              <w:bottom w:val="nil"/>
              <w:right w:val="nil"/>
            </w:tcBorders>
            <w:shd w:val="clear" w:color="auto" w:fill="auto"/>
            <w:noWrap/>
            <w:vAlign w:val="bottom"/>
            <w:hideMark/>
          </w:tcPr>
          <w:p w14:paraId="54EE4D9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78.07</w:t>
            </w:r>
          </w:p>
        </w:tc>
        <w:tc>
          <w:tcPr>
            <w:tcW w:w="0" w:type="auto"/>
            <w:tcBorders>
              <w:top w:val="nil"/>
              <w:left w:val="nil"/>
              <w:bottom w:val="nil"/>
              <w:right w:val="nil"/>
            </w:tcBorders>
            <w:shd w:val="clear" w:color="auto" w:fill="auto"/>
            <w:noWrap/>
            <w:vAlign w:val="bottom"/>
            <w:hideMark/>
          </w:tcPr>
          <w:p w14:paraId="5523A8A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74.41</w:t>
            </w:r>
          </w:p>
        </w:tc>
        <w:tc>
          <w:tcPr>
            <w:tcW w:w="0" w:type="auto"/>
            <w:tcBorders>
              <w:top w:val="nil"/>
              <w:left w:val="nil"/>
              <w:bottom w:val="nil"/>
              <w:right w:val="nil"/>
            </w:tcBorders>
            <w:shd w:val="clear" w:color="auto" w:fill="auto"/>
            <w:noWrap/>
            <w:vAlign w:val="bottom"/>
            <w:hideMark/>
          </w:tcPr>
          <w:p w14:paraId="540A89E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71.48</w:t>
            </w:r>
          </w:p>
        </w:tc>
      </w:tr>
      <w:tr w:rsidR="00B84E37" w:rsidRPr="00E0424F" w14:paraId="45361BE5" w14:textId="77777777" w:rsidTr="00B84E37">
        <w:trPr>
          <w:trHeight w:val="285"/>
        </w:trPr>
        <w:tc>
          <w:tcPr>
            <w:tcW w:w="0" w:type="auto"/>
            <w:tcBorders>
              <w:top w:val="nil"/>
              <w:left w:val="nil"/>
              <w:bottom w:val="nil"/>
              <w:right w:val="nil"/>
            </w:tcBorders>
            <w:shd w:val="clear" w:color="auto" w:fill="auto"/>
            <w:noWrap/>
            <w:vAlign w:val="bottom"/>
            <w:hideMark/>
          </w:tcPr>
          <w:p w14:paraId="01B90D7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44</w:t>
            </w:r>
          </w:p>
        </w:tc>
        <w:tc>
          <w:tcPr>
            <w:tcW w:w="0" w:type="auto"/>
            <w:tcBorders>
              <w:top w:val="nil"/>
              <w:left w:val="nil"/>
              <w:bottom w:val="nil"/>
              <w:right w:val="nil"/>
            </w:tcBorders>
            <w:shd w:val="clear" w:color="auto" w:fill="auto"/>
            <w:noWrap/>
            <w:vAlign w:val="bottom"/>
            <w:hideMark/>
          </w:tcPr>
          <w:p w14:paraId="33452AE6"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Ukraine</w:t>
            </w:r>
          </w:p>
        </w:tc>
        <w:tc>
          <w:tcPr>
            <w:tcW w:w="0" w:type="auto"/>
            <w:tcBorders>
              <w:top w:val="nil"/>
              <w:left w:val="nil"/>
              <w:bottom w:val="nil"/>
              <w:right w:val="nil"/>
            </w:tcBorders>
            <w:shd w:val="clear" w:color="auto" w:fill="auto"/>
            <w:noWrap/>
            <w:vAlign w:val="bottom"/>
            <w:hideMark/>
          </w:tcPr>
          <w:p w14:paraId="7F8B8FA5"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1959</w:t>
            </w:r>
          </w:p>
        </w:tc>
        <w:tc>
          <w:tcPr>
            <w:tcW w:w="0" w:type="auto"/>
            <w:tcBorders>
              <w:top w:val="nil"/>
              <w:left w:val="nil"/>
              <w:bottom w:val="nil"/>
              <w:right w:val="nil"/>
            </w:tcBorders>
            <w:shd w:val="clear" w:color="auto" w:fill="auto"/>
            <w:noWrap/>
            <w:vAlign w:val="bottom"/>
            <w:hideMark/>
          </w:tcPr>
          <w:p w14:paraId="2812B8D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2013</w:t>
            </w:r>
          </w:p>
        </w:tc>
        <w:tc>
          <w:tcPr>
            <w:tcW w:w="0" w:type="auto"/>
            <w:tcBorders>
              <w:top w:val="nil"/>
              <w:left w:val="nil"/>
              <w:bottom w:val="nil"/>
              <w:right w:val="nil"/>
            </w:tcBorders>
            <w:shd w:val="clear" w:color="auto" w:fill="auto"/>
            <w:noWrap/>
            <w:vAlign w:val="bottom"/>
            <w:hideMark/>
          </w:tcPr>
          <w:p w14:paraId="7149A20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76.21</w:t>
            </w:r>
          </w:p>
        </w:tc>
        <w:tc>
          <w:tcPr>
            <w:tcW w:w="0" w:type="auto"/>
            <w:tcBorders>
              <w:top w:val="nil"/>
              <w:left w:val="nil"/>
              <w:bottom w:val="nil"/>
              <w:right w:val="nil"/>
            </w:tcBorders>
            <w:shd w:val="clear" w:color="auto" w:fill="auto"/>
            <w:noWrap/>
            <w:vAlign w:val="bottom"/>
            <w:hideMark/>
          </w:tcPr>
          <w:p w14:paraId="30D936BD"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1.82</w:t>
            </w:r>
          </w:p>
        </w:tc>
        <w:tc>
          <w:tcPr>
            <w:tcW w:w="0" w:type="auto"/>
            <w:tcBorders>
              <w:top w:val="nil"/>
              <w:left w:val="nil"/>
              <w:bottom w:val="nil"/>
              <w:right w:val="nil"/>
            </w:tcBorders>
            <w:shd w:val="clear" w:color="auto" w:fill="auto"/>
            <w:noWrap/>
            <w:vAlign w:val="bottom"/>
            <w:hideMark/>
          </w:tcPr>
          <w:p w14:paraId="1815CEF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2.27</w:t>
            </w:r>
          </w:p>
        </w:tc>
        <w:tc>
          <w:tcPr>
            <w:tcW w:w="0" w:type="auto"/>
            <w:tcBorders>
              <w:top w:val="nil"/>
              <w:left w:val="nil"/>
              <w:bottom w:val="nil"/>
              <w:right w:val="nil"/>
            </w:tcBorders>
            <w:shd w:val="clear" w:color="auto" w:fill="auto"/>
            <w:noWrap/>
            <w:vAlign w:val="bottom"/>
            <w:hideMark/>
          </w:tcPr>
          <w:p w14:paraId="17B2DA6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1.59</w:t>
            </w:r>
          </w:p>
        </w:tc>
        <w:tc>
          <w:tcPr>
            <w:tcW w:w="0" w:type="auto"/>
            <w:tcBorders>
              <w:top w:val="nil"/>
              <w:left w:val="nil"/>
              <w:bottom w:val="nil"/>
              <w:right w:val="nil"/>
            </w:tcBorders>
            <w:shd w:val="clear" w:color="auto" w:fill="auto"/>
            <w:noWrap/>
            <w:vAlign w:val="bottom"/>
            <w:hideMark/>
          </w:tcPr>
          <w:p w14:paraId="4371DCD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77.11</w:t>
            </w:r>
          </w:p>
        </w:tc>
        <w:tc>
          <w:tcPr>
            <w:tcW w:w="0" w:type="auto"/>
            <w:tcBorders>
              <w:top w:val="nil"/>
              <w:left w:val="nil"/>
              <w:bottom w:val="nil"/>
              <w:right w:val="nil"/>
            </w:tcBorders>
            <w:shd w:val="clear" w:color="auto" w:fill="auto"/>
            <w:noWrap/>
            <w:vAlign w:val="bottom"/>
            <w:hideMark/>
          </w:tcPr>
          <w:p w14:paraId="0230FC45"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73.58</w:t>
            </w:r>
          </w:p>
        </w:tc>
        <w:tc>
          <w:tcPr>
            <w:tcW w:w="0" w:type="auto"/>
            <w:tcBorders>
              <w:top w:val="nil"/>
              <w:left w:val="nil"/>
              <w:bottom w:val="nil"/>
              <w:right w:val="nil"/>
            </w:tcBorders>
            <w:shd w:val="clear" w:color="auto" w:fill="auto"/>
            <w:noWrap/>
            <w:vAlign w:val="bottom"/>
            <w:hideMark/>
          </w:tcPr>
          <w:p w14:paraId="2C4A9B5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71.14</w:t>
            </w:r>
          </w:p>
        </w:tc>
      </w:tr>
      <w:tr w:rsidR="00B84E37" w:rsidRPr="00E0424F" w14:paraId="231A9CDF" w14:textId="77777777" w:rsidTr="00B84E37">
        <w:trPr>
          <w:trHeight w:val="285"/>
        </w:trPr>
        <w:tc>
          <w:tcPr>
            <w:tcW w:w="0" w:type="auto"/>
            <w:tcBorders>
              <w:top w:val="nil"/>
              <w:left w:val="nil"/>
              <w:bottom w:val="nil"/>
              <w:right w:val="nil"/>
            </w:tcBorders>
            <w:shd w:val="clear" w:color="auto" w:fill="auto"/>
            <w:noWrap/>
            <w:vAlign w:val="bottom"/>
            <w:hideMark/>
          </w:tcPr>
          <w:p w14:paraId="47D8EF0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45</w:t>
            </w:r>
          </w:p>
        </w:tc>
        <w:tc>
          <w:tcPr>
            <w:tcW w:w="0" w:type="auto"/>
            <w:tcBorders>
              <w:top w:val="nil"/>
              <w:left w:val="nil"/>
              <w:bottom w:val="nil"/>
              <w:right w:val="nil"/>
            </w:tcBorders>
            <w:shd w:val="clear" w:color="auto" w:fill="auto"/>
            <w:noWrap/>
            <w:vAlign w:val="bottom"/>
            <w:hideMark/>
          </w:tcPr>
          <w:p w14:paraId="68564996"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NZ Maori</w:t>
            </w:r>
          </w:p>
        </w:tc>
        <w:tc>
          <w:tcPr>
            <w:tcW w:w="0" w:type="auto"/>
            <w:tcBorders>
              <w:top w:val="nil"/>
              <w:left w:val="nil"/>
              <w:bottom w:val="nil"/>
              <w:right w:val="nil"/>
            </w:tcBorders>
            <w:shd w:val="clear" w:color="auto" w:fill="auto"/>
            <w:noWrap/>
            <w:vAlign w:val="bottom"/>
            <w:hideMark/>
          </w:tcPr>
          <w:p w14:paraId="5151F73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1948</w:t>
            </w:r>
          </w:p>
        </w:tc>
        <w:tc>
          <w:tcPr>
            <w:tcW w:w="0" w:type="auto"/>
            <w:tcBorders>
              <w:top w:val="nil"/>
              <w:left w:val="nil"/>
              <w:bottom w:val="nil"/>
              <w:right w:val="nil"/>
            </w:tcBorders>
            <w:shd w:val="clear" w:color="auto" w:fill="auto"/>
            <w:noWrap/>
            <w:vAlign w:val="bottom"/>
            <w:hideMark/>
          </w:tcPr>
          <w:p w14:paraId="50864FF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2008</w:t>
            </w:r>
          </w:p>
        </w:tc>
        <w:tc>
          <w:tcPr>
            <w:tcW w:w="0" w:type="auto"/>
            <w:tcBorders>
              <w:top w:val="nil"/>
              <w:left w:val="nil"/>
              <w:bottom w:val="nil"/>
              <w:right w:val="nil"/>
            </w:tcBorders>
            <w:shd w:val="clear" w:color="auto" w:fill="auto"/>
            <w:noWrap/>
            <w:vAlign w:val="bottom"/>
            <w:hideMark/>
          </w:tcPr>
          <w:p w14:paraId="4BB5FBF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75.64</w:t>
            </w:r>
          </w:p>
        </w:tc>
        <w:tc>
          <w:tcPr>
            <w:tcW w:w="0" w:type="auto"/>
            <w:tcBorders>
              <w:top w:val="nil"/>
              <w:left w:val="nil"/>
              <w:bottom w:val="nil"/>
              <w:right w:val="nil"/>
            </w:tcBorders>
            <w:shd w:val="clear" w:color="auto" w:fill="auto"/>
            <w:noWrap/>
            <w:vAlign w:val="bottom"/>
            <w:hideMark/>
          </w:tcPr>
          <w:p w14:paraId="1F90E32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1.72</w:t>
            </w:r>
          </w:p>
        </w:tc>
        <w:tc>
          <w:tcPr>
            <w:tcW w:w="0" w:type="auto"/>
            <w:tcBorders>
              <w:top w:val="nil"/>
              <w:left w:val="nil"/>
              <w:bottom w:val="nil"/>
              <w:right w:val="nil"/>
            </w:tcBorders>
            <w:shd w:val="clear" w:color="auto" w:fill="auto"/>
            <w:noWrap/>
            <w:vAlign w:val="bottom"/>
            <w:hideMark/>
          </w:tcPr>
          <w:p w14:paraId="14679C5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2.21</w:t>
            </w:r>
          </w:p>
        </w:tc>
        <w:tc>
          <w:tcPr>
            <w:tcW w:w="0" w:type="auto"/>
            <w:tcBorders>
              <w:top w:val="nil"/>
              <w:left w:val="nil"/>
              <w:bottom w:val="nil"/>
              <w:right w:val="nil"/>
            </w:tcBorders>
            <w:shd w:val="clear" w:color="auto" w:fill="auto"/>
            <w:noWrap/>
            <w:vAlign w:val="bottom"/>
            <w:hideMark/>
          </w:tcPr>
          <w:p w14:paraId="65E4DC5D"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1.57</w:t>
            </w:r>
          </w:p>
        </w:tc>
        <w:tc>
          <w:tcPr>
            <w:tcW w:w="0" w:type="auto"/>
            <w:tcBorders>
              <w:top w:val="nil"/>
              <w:left w:val="nil"/>
              <w:bottom w:val="nil"/>
              <w:right w:val="nil"/>
            </w:tcBorders>
            <w:shd w:val="clear" w:color="auto" w:fill="auto"/>
            <w:noWrap/>
            <w:vAlign w:val="bottom"/>
            <w:hideMark/>
          </w:tcPr>
          <w:p w14:paraId="17E6CF2D"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75.95</w:t>
            </w:r>
          </w:p>
        </w:tc>
        <w:tc>
          <w:tcPr>
            <w:tcW w:w="0" w:type="auto"/>
            <w:tcBorders>
              <w:top w:val="nil"/>
              <w:left w:val="nil"/>
              <w:bottom w:val="nil"/>
              <w:right w:val="nil"/>
            </w:tcBorders>
            <w:shd w:val="clear" w:color="auto" w:fill="auto"/>
            <w:noWrap/>
            <w:vAlign w:val="bottom"/>
            <w:hideMark/>
          </w:tcPr>
          <w:p w14:paraId="0CA6C0B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71.02</w:t>
            </w:r>
          </w:p>
        </w:tc>
        <w:tc>
          <w:tcPr>
            <w:tcW w:w="0" w:type="auto"/>
            <w:tcBorders>
              <w:top w:val="nil"/>
              <w:left w:val="nil"/>
              <w:bottom w:val="nil"/>
              <w:right w:val="nil"/>
            </w:tcBorders>
            <w:shd w:val="clear" w:color="auto" w:fill="auto"/>
            <w:noWrap/>
            <w:vAlign w:val="bottom"/>
            <w:hideMark/>
          </w:tcPr>
          <w:p w14:paraId="743B543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69.34</w:t>
            </w:r>
          </w:p>
        </w:tc>
      </w:tr>
    </w:tbl>
    <w:p w14:paraId="4F00D73A" w14:textId="77777777" w:rsidR="00B84E37" w:rsidRPr="00E0424F" w:rsidRDefault="00B84E37" w:rsidP="00B84E37">
      <w:pPr>
        <w:rPr>
          <w:rFonts w:ascii="Times New Roman" w:hAnsi="Times New Roman" w:cs="Times New Roman"/>
          <w:color w:val="000000"/>
          <w:sz w:val="24"/>
          <w:szCs w:val="24"/>
        </w:rPr>
      </w:pPr>
    </w:p>
    <w:p w14:paraId="6E4D9918" w14:textId="77777777" w:rsidR="00B84E37" w:rsidRPr="00E0424F" w:rsidRDefault="00B84E37" w:rsidP="00B84E37">
      <w:pPr>
        <w:rPr>
          <w:rFonts w:ascii="Times New Roman" w:hAnsi="Times New Roman" w:cs="Times New Roman"/>
          <w:b/>
          <w:color w:val="000000"/>
          <w:sz w:val="24"/>
          <w:szCs w:val="24"/>
        </w:rPr>
      </w:pPr>
      <w:r w:rsidRPr="00E0424F">
        <w:rPr>
          <w:rFonts w:ascii="Times New Roman" w:hAnsi="Times New Roman" w:cs="Times New Roman"/>
          <w:b/>
          <w:color w:val="000000"/>
          <w:sz w:val="24"/>
          <w:szCs w:val="24"/>
        </w:rPr>
        <w:t>Males</w:t>
      </w:r>
    </w:p>
    <w:p w14:paraId="31F7236F" w14:textId="77777777" w:rsidR="00B84E37" w:rsidRPr="00E0424F" w:rsidRDefault="00B84E37" w:rsidP="00B84E37">
      <w:pPr>
        <w:rPr>
          <w:rFonts w:ascii="Times New Roman" w:hAnsi="Times New Roman" w:cs="Times New Roman"/>
          <w:color w:val="000000"/>
          <w:sz w:val="24"/>
          <w:szCs w:val="24"/>
        </w:rPr>
      </w:pPr>
    </w:p>
    <w:tbl>
      <w:tblPr>
        <w:tblW w:w="0" w:type="auto"/>
        <w:tblLook w:val="04A0" w:firstRow="1" w:lastRow="0" w:firstColumn="1" w:lastColumn="0" w:noHBand="0" w:noVBand="1"/>
      </w:tblPr>
      <w:tblGrid>
        <w:gridCol w:w="510"/>
        <w:gridCol w:w="1923"/>
        <w:gridCol w:w="790"/>
        <w:gridCol w:w="710"/>
        <w:gridCol w:w="756"/>
        <w:gridCol w:w="636"/>
        <w:gridCol w:w="636"/>
        <w:gridCol w:w="636"/>
        <w:gridCol w:w="756"/>
        <w:gridCol w:w="756"/>
        <w:gridCol w:w="756"/>
      </w:tblGrid>
      <w:tr w:rsidR="00B84E37" w:rsidRPr="00E0424F" w14:paraId="4E977927" w14:textId="77777777" w:rsidTr="00B84E37">
        <w:trPr>
          <w:trHeight w:val="360"/>
        </w:trPr>
        <w:tc>
          <w:tcPr>
            <w:tcW w:w="0" w:type="auto"/>
            <w:tcBorders>
              <w:top w:val="nil"/>
              <w:left w:val="nil"/>
              <w:bottom w:val="single" w:sz="4" w:space="0" w:color="auto"/>
              <w:right w:val="nil"/>
            </w:tcBorders>
            <w:shd w:val="clear" w:color="auto" w:fill="auto"/>
            <w:noWrap/>
            <w:vAlign w:val="bottom"/>
            <w:hideMark/>
          </w:tcPr>
          <w:p w14:paraId="71171A96"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No</w:t>
            </w:r>
          </w:p>
        </w:tc>
        <w:tc>
          <w:tcPr>
            <w:tcW w:w="0" w:type="auto"/>
            <w:tcBorders>
              <w:top w:val="nil"/>
              <w:left w:val="nil"/>
              <w:bottom w:val="single" w:sz="4" w:space="0" w:color="auto"/>
              <w:right w:val="nil"/>
            </w:tcBorders>
            <w:shd w:val="clear" w:color="auto" w:fill="auto"/>
            <w:noWrap/>
            <w:vAlign w:val="bottom"/>
            <w:hideMark/>
          </w:tcPr>
          <w:p w14:paraId="1E63CE5A"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Country</w:t>
            </w:r>
          </w:p>
        </w:tc>
        <w:tc>
          <w:tcPr>
            <w:tcW w:w="0" w:type="auto"/>
            <w:tcBorders>
              <w:top w:val="nil"/>
              <w:left w:val="nil"/>
              <w:bottom w:val="single" w:sz="4" w:space="0" w:color="auto"/>
              <w:right w:val="nil"/>
            </w:tcBorders>
            <w:shd w:val="clear" w:color="auto" w:fill="auto"/>
            <w:noWrap/>
            <w:vAlign w:val="bottom"/>
            <w:hideMark/>
          </w:tcPr>
          <w:p w14:paraId="75F00EDC"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Initial</w:t>
            </w:r>
          </w:p>
        </w:tc>
        <w:tc>
          <w:tcPr>
            <w:tcW w:w="0" w:type="auto"/>
            <w:tcBorders>
              <w:top w:val="nil"/>
              <w:left w:val="nil"/>
              <w:bottom w:val="single" w:sz="4" w:space="0" w:color="auto"/>
              <w:right w:val="nil"/>
            </w:tcBorders>
            <w:shd w:val="clear" w:color="auto" w:fill="auto"/>
            <w:noWrap/>
            <w:vAlign w:val="bottom"/>
            <w:hideMark/>
          </w:tcPr>
          <w:p w14:paraId="157708A8"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Final</w:t>
            </w:r>
          </w:p>
        </w:tc>
        <w:tc>
          <w:tcPr>
            <w:tcW w:w="0" w:type="auto"/>
            <w:tcBorders>
              <w:top w:val="nil"/>
              <w:left w:val="nil"/>
              <w:bottom w:val="single" w:sz="4" w:space="0" w:color="auto"/>
              <w:right w:val="nil"/>
            </w:tcBorders>
            <w:shd w:val="clear" w:color="auto" w:fill="auto"/>
            <w:noWrap/>
            <w:vAlign w:val="bottom"/>
            <w:hideMark/>
          </w:tcPr>
          <w:p w14:paraId="1293DCE4"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e</w:t>
            </w:r>
            <w:r w:rsidRPr="00E0424F">
              <w:rPr>
                <w:rFonts w:ascii="Times New Roman" w:eastAsia="Times New Roman" w:hAnsi="Times New Roman" w:cs="Times New Roman"/>
                <w:color w:val="000000"/>
                <w:sz w:val="24"/>
                <w:szCs w:val="24"/>
                <w:vertAlign w:val="subscript"/>
              </w:rPr>
              <w:t>0</w:t>
            </w:r>
          </w:p>
        </w:tc>
        <w:tc>
          <w:tcPr>
            <w:tcW w:w="0" w:type="auto"/>
            <w:tcBorders>
              <w:top w:val="nil"/>
              <w:left w:val="nil"/>
              <w:bottom w:val="single" w:sz="4" w:space="0" w:color="auto"/>
              <w:right w:val="nil"/>
            </w:tcBorders>
            <w:shd w:val="clear" w:color="auto" w:fill="auto"/>
            <w:vAlign w:val="bottom"/>
            <w:hideMark/>
          </w:tcPr>
          <w:p w14:paraId="4D8DD1B9"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w:t>
            </w:r>
          </w:p>
        </w:tc>
        <w:tc>
          <w:tcPr>
            <w:tcW w:w="0" w:type="auto"/>
            <w:tcBorders>
              <w:top w:val="nil"/>
              <w:left w:val="nil"/>
              <w:bottom w:val="single" w:sz="4" w:space="0" w:color="auto"/>
              <w:right w:val="nil"/>
            </w:tcBorders>
            <w:shd w:val="clear" w:color="auto" w:fill="auto"/>
            <w:noWrap/>
            <w:vAlign w:val="bottom"/>
            <w:hideMark/>
          </w:tcPr>
          <w:p w14:paraId="54B37734"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l</w:t>
            </w:r>
          </w:p>
        </w:tc>
        <w:tc>
          <w:tcPr>
            <w:tcW w:w="0" w:type="auto"/>
            <w:tcBorders>
              <w:top w:val="nil"/>
              <w:left w:val="nil"/>
              <w:bottom w:val="single" w:sz="4" w:space="0" w:color="auto"/>
              <w:right w:val="nil"/>
            </w:tcBorders>
            <w:shd w:val="clear" w:color="auto" w:fill="auto"/>
            <w:noWrap/>
            <w:vAlign w:val="bottom"/>
            <w:hideMark/>
          </w:tcPr>
          <w:p w14:paraId="03F0ED4C"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cv</w:t>
            </w:r>
          </w:p>
        </w:tc>
        <w:tc>
          <w:tcPr>
            <w:tcW w:w="0" w:type="auto"/>
            <w:tcBorders>
              <w:top w:val="nil"/>
              <w:left w:val="nil"/>
              <w:bottom w:val="single" w:sz="4" w:space="0" w:color="auto"/>
              <w:right w:val="nil"/>
            </w:tcBorders>
            <w:shd w:val="clear" w:color="auto" w:fill="auto"/>
            <w:noWrap/>
            <w:vAlign w:val="bottom"/>
            <w:hideMark/>
          </w:tcPr>
          <w:p w14:paraId="4CCC2332"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a</w:t>
            </w:r>
            <w:r w:rsidRPr="00E0424F">
              <w:rPr>
                <w:rFonts w:ascii="Times New Roman" w:eastAsia="Times New Roman" w:hAnsi="Times New Roman" w:cs="Times New Roman"/>
                <w:color w:val="000000"/>
                <w:sz w:val="24"/>
                <w:szCs w:val="24"/>
                <w:vertAlign w:val="superscript"/>
              </w:rPr>
              <w:t></w:t>
            </w:r>
          </w:p>
        </w:tc>
        <w:tc>
          <w:tcPr>
            <w:tcW w:w="0" w:type="auto"/>
            <w:tcBorders>
              <w:top w:val="nil"/>
              <w:left w:val="nil"/>
              <w:bottom w:val="single" w:sz="4" w:space="0" w:color="auto"/>
              <w:right w:val="nil"/>
            </w:tcBorders>
            <w:shd w:val="clear" w:color="auto" w:fill="auto"/>
            <w:noWrap/>
            <w:vAlign w:val="bottom"/>
            <w:hideMark/>
          </w:tcPr>
          <w:p w14:paraId="4E6F23E8"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a</w:t>
            </w:r>
            <w:r w:rsidRPr="00E0424F">
              <w:rPr>
                <w:rFonts w:ascii="Times New Roman" w:eastAsia="Times New Roman" w:hAnsi="Times New Roman" w:cs="Times New Roman"/>
                <w:color w:val="000000"/>
                <w:sz w:val="24"/>
                <w:szCs w:val="24"/>
                <w:vertAlign w:val="superscript"/>
              </w:rPr>
              <w:t>-logG</w:t>
            </w:r>
          </w:p>
        </w:tc>
        <w:tc>
          <w:tcPr>
            <w:tcW w:w="0" w:type="auto"/>
            <w:tcBorders>
              <w:top w:val="nil"/>
              <w:left w:val="nil"/>
              <w:bottom w:val="single" w:sz="4" w:space="0" w:color="auto"/>
              <w:right w:val="nil"/>
            </w:tcBorders>
            <w:shd w:val="clear" w:color="auto" w:fill="auto"/>
            <w:noWrap/>
            <w:vAlign w:val="bottom"/>
            <w:hideMark/>
          </w:tcPr>
          <w:p w14:paraId="18C166F5"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a</w:t>
            </w:r>
            <w:r w:rsidRPr="00E0424F">
              <w:rPr>
                <w:rFonts w:ascii="Times New Roman" w:eastAsia="Times New Roman" w:hAnsi="Times New Roman" w:cs="Times New Roman"/>
                <w:color w:val="000000"/>
                <w:sz w:val="24"/>
                <w:szCs w:val="24"/>
                <w:vertAlign w:val="superscript"/>
              </w:rPr>
              <w:t>cv</w:t>
            </w:r>
          </w:p>
        </w:tc>
      </w:tr>
      <w:tr w:rsidR="00B84E37" w:rsidRPr="00E0424F" w14:paraId="2B09992C" w14:textId="77777777" w:rsidTr="00B84E37">
        <w:trPr>
          <w:trHeight w:val="300"/>
        </w:trPr>
        <w:tc>
          <w:tcPr>
            <w:tcW w:w="0" w:type="auto"/>
            <w:tcBorders>
              <w:top w:val="nil"/>
              <w:left w:val="nil"/>
              <w:bottom w:val="nil"/>
              <w:right w:val="nil"/>
            </w:tcBorders>
            <w:shd w:val="clear" w:color="auto" w:fill="auto"/>
            <w:noWrap/>
            <w:vAlign w:val="bottom"/>
            <w:hideMark/>
          </w:tcPr>
          <w:p w14:paraId="240FB732"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w:t>
            </w:r>
          </w:p>
        </w:tc>
        <w:tc>
          <w:tcPr>
            <w:tcW w:w="0" w:type="auto"/>
            <w:tcBorders>
              <w:top w:val="nil"/>
              <w:left w:val="nil"/>
              <w:bottom w:val="nil"/>
              <w:right w:val="nil"/>
            </w:tcBorders>
            <w:shd w:val="clear" w:color="auto" w:fill="auto"/>
            <w:noWrap/>
            <w:vAlign w:val="bottom"/>
            <w:hideMark/>
          </w:tcPr>
          <w:p w14:paraId="09F3AD78"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Switzerland</w:t>
            </w:r>
          </w:p>
        </w:tc>
        <w:tc>
          <w:tcPr>
            <w:tcW w:w="0" w:type="auto"/>
            <w:tcBorders>
              <w:top w:val="nil"/>
              <w:left w:val="nil"/>
              <w:bottom w:val="nil"/>
              <w:right w:val="nil"/>
            </w:tcBorders>
            <w:shd w:val="clear" w:color="auto" w:fill="auto"/>
            <w:noWrap/>
            <w:vAlign w:val="bottom"/>
            <w:hideMark/>
          </w:tcPr>
          <w:p w14:paraId="64527FD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1900</w:t>
            </w:r>
          </w:p>
        </w:tc>
        <w:tc>
          <w:tcPr>
            <w:tcW w:w="0" w:type="auto"/>
            <w:tcBorders>
              <w:top w:val="nil"/>
              <w:left w:val="nil"/>
              <w:bottom w:val="nil"/>
              <w:right w:val="nil"/>
            </w:tcBorders>
            <w:shd w:val="clear" w:color="auto" w:fill="auto"/>
            <w:noWrap/>
            <w:vAlign w:val="bottom"/>
            <w:hideMark/>
          </w:tcPr>
          <w:p w14:paraId="4BFEBA7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2014</w:t>
            </w:r>
          </w:p>
        </w:tc>
        <w:tc>
          <w:tcPr>
            <w:tcW w:w="0" w:type="auto"/>
            <w:tcBorders>
              <w:top w:val="nil"/>
              <w:left w:val="nil"/>
              <w:bottom w:val="nil"/>
              <w:right w:val="nil"/>
            </w:tcBorders>
            <w:shd w:val="clear" w:color="auto" w:fill="auto"/>
            <w:noWrap/>
            <w:vAlign w:val="bottom"/>
            <w:hideMark/>
          </w:tcPr>
          <w:p w14:paraId="06432D0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80.92</w:t>
            </w:r>
          </w:p>
        </w:tc>
        <w:tc>
          <w:tcPr>
            <w:tcW w:w="0" w:type="auto"/>
            <w:tcBorders>
              <w:top w:val="nil"/>
              <w:left w:val="nil"/>
              <w:bottom w:val="nil"/>
              <w:right w:val="nil"/>
            </w:tcBorders>
            <w:shd w:val="clear" w:color="auto" w:fill="auto"/>
            <w:noWrap/>
            <w:vAlign w:val="bottom"/>
            <w:hideMark/>
          </w:tcPr>
          <w:p w14:paraId="5A237DA5"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2.00</w:t>
            </w:r>
          </w:p>
        </w:tc>
        <w:tc>
          <w:tcPr>
            <w:tcW w:w="0" w:type="auto"/>
            <w:tcBorders>
              <w:top w:val="nil"/>
              <w:left w:val="nil"/>
              <w:bottom w:val="nil"/>
              <w:right w:val="nil"/>
            </w:tcBorders>
            <w:shd w:val="clear" w:color="auto" w:fill="auto"/>
            <w:noWrap/>
            <w:vAlign w:val="bottom"/>
            <w:hideMark/>
          </w:tcPr>
          <w:p w14:paraId="1E9818C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2.45</w:t>
            </w:r>
          </w:p>
        </w:tc>
        <w:tc>
          <w:tcPr>
            <w:tcW w:w="0" w:type="auto"/>
            <w:tcBorders>
              <w:top w:val="nil"/>
              <w:left w:val="nil"/>
              <w:bottom w:val="nil"/>
              <w:right w:val="nil"/>
            </w:tcBorders>
            <w:shd w:val="clear" w:color="auto" w:fill="auto"/>
            <w:noWrap/>
            <w:vAlign w:val="bottom"/>
            <w:hideMark/>
          </w:tcPr>
          <w:p w14:paraId="4BFC65F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1.77</w:t>
            </w:r>
          </w:p>
        </w:tc>
        <w:tc>
          <w:tcPr>
            <w:tcW w:w="0" w:type="auto"/>
            <w:tcBorders>
              <w:top w:val="nil"/>
              <w:left w:val="nil"/>
              <w:bottom w:val="nil"/>
              <w:right w:val="nil"/>
            </w:tcBorders>
            <w:shd w:val="clear" w:color="auto" w:fill="auto"/>
            <w:noWrap/>
            <w:vAlign w:val="bottom"/>
            <w:hideMark/>
          </w:tcPr>
          <w:p w14:paraId="2CE0610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81.45</w:t>
            </w:r>
          </w:p>
        </w:tc>
        <w:tc>
          <w:tcPr>
            <w:tcW w:w="0" w:type="auto"/>
            <w:tcBorders>
              <w:top w:val="nil"/>
              <w:left w:val="nil"/>
              <w:bottom w:val="nil"/>
              <w:right w:val="nil"/>
            </w:tcBorders>
            <w:shd w:val="clear" w:color="auto" w:fill="auto"/>
            <w:noWrap/>
            <w:vAlign w:val="bottom"/>
            <w:hideMark/>
          </w:tcPr>
          <w:p w14:paraId="36F6975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78.23</w:t>
            </w:r>
          </w:p>
        </w:tc>
        <w:tc>
          <w:tcPr>
            <w:tcW w:w="0" w:type="auto"/>
            <w:tcBorders>
              <w:top w:val="nil"/>
              <w:left w:val="nil"/>
              <w:bottom w:val="nil"/>
              <w:right w:val="nil"/>
            </w:tcBorders>
            <w:shd w:val="clear" w:color="auto" w:fill="auto"/>
            <w:noWrap/>
            <w:vAlign w:val="bottom"/>
            <w:hideMark/>
          </w:tcPr>
          <w:p w14:paraId="2D18C9F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75.69</w:t>
            </w:r>
          </w:p>
        </w:tc>
      </w:tr>
      <w:tr w:rsidR="00B84E37" w:rsidRPr="00E0424F" w14:paraId="2B797007" w14:textId="77777777" w:rsidTr="00B84E37">
        <w:trPr>
          <w:trHeight w:val="300"/>
        </w:trPr>
        <w:tc>
          <w:tcPr>
            <w:tcW w:w="0" w:type="auto"/>
            <w:tcBorders>
              <w:top w:val="nil"/>
              <w:left w:val="nil"/>
              <w:bottom w:val="nil"/>
              <w:right w:val="nil"/>
            </w:tcBorders>
            <w:shd w:val="clear" w:color="auto" w:fill="auto"/>
            <w:noWrap/>
            <w:vAlign w:val="bottom"/>
            <w:hideMark/>
          </w:tcPr>
          <w:p w14:paraId="2A45F18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w:t>
            </w:r>
          </w:p>
        </w:tc>
        <w:tc>
          <w:tcPr>
            <w:tcW w:w="0" w:type="auto"/>
            <w:tcBorders>
              <w:top w:val="nil"/>
              <w:left w:val="nil"/>
              <w:bottom w:val="nil"/>
              <w:right w:val="nil"/>
            </w:tcBorders>
            <w:shd w:val="clear" w:color="auto" w:fill="auto"/>
            <w:noWrap/>
            <w:vAlign w:val="bottom"/>
            <w:hideMark/>
          </w:tcPr>
          <w:p w14:paraId="5850430D"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Australia</w:t>
            </w:r>
          </w:p>
        </w:tc>
        <w:tc>
          <w:tcPr>
            <w:tcW w:w="0" w:type="auto"/>
            <w:tcBorders>
              <w:top w:val="nil"/>
              <w:left w:val="nil"/>
              <w:bottom w:val="nil"/>
              <w:right w:val="nil"/>
            </w:tcBorders>
            <w:shd w:val="clear" w:color="auto" w:fill="auto"/>
            <w:noWrap/>
            <w:vAlign w:val="bottom"/>
            <w:hideMark/>
          </w:tcPr>
          <w:p w14:paraId="1A293699"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1921</w:t>
            </w:r>
          </w:p>
        </w:tc>
        <w:tc>
          <w:tcPr>
            <w:tcW w:w="0" w:type="auto"/>
            <w:tcBorders>
              <w:top w:val="nil"/>
              <w:left w:val="nil"/>
              <w:bottom w:val="nil"/>
              <w:right w:val="nil"/>
            </w:tcBorders>
            <w:shd w:val="clear" w:color="auto" w:fill="auto"/>
            <w:noWrap/>
            <w:vAlign w:val="bottom"/>
            <w:hideMark/>
          </w:tcPr>
          <w:p w14:paraId="3A203C2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2014</w:t>
            </w:r>
          </w:p>
        </w:tc>
        <w:tc>
          <w:tcPr>
            <w:tcW w:w="0" w:type="auto"/>
            <w:tcBorders>
              <w:top w:val="nil"/>
              <w:left w:val="nil"/>
              <w:bottom w:val="nil"/>
              <w:right w:val="nil"/>
            </w:tcBorders>
            <w:shd w:val="clear" w:color="auto" w:fill="auto"/>
            <w:noWrap/>
            <w:vAlign w:val="bottom"/>
            <w:hideMark/>
          </w:tcPr>
          <w:p w14:paraId="01AFD92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80.64</w:t>
            </w:r>
          </w:p>
        </w:tc>
        <w:tc>
          <w:tcPr>
            <w:tcW w:w="0" w:type="auto"/>
            <w:tcBorders>
              <w:top w:val="nil"/>
              <w:left w:val="nil"/>
              <w:bottom w:val="nil"/>
              <w:right w:val="nil"/>
            </w:tcBorders>
            <w:shd w:val="clear" w:color="auto" w:fill="auto"/>
            <w:noWrap/>
            <w:vAlign w:val="bottom"/>
            <w:hideMark/>
          </w:tcPr>
          <w:p w14:paraId="522B00E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1.94</w:t>
            </w:r>
          </w:p>
        </w:tc>
        <w:tc>
          <w:tcPr>
            <w:tcW w:w="0" w:type="auto"/>
            <w:tcBorders>
              <w:top w:val="nil"/>
              <w:left w:val="nil"/>
              <w:bottom w:val="nil"/>
              <w:right w:val="nil"/>
            </w:tcBorders>
            <w:shd w:val="clear" w:color="auto" w:fill="auto"/>
            <w:noWrap/>
            <w:vAlign w:val="bottom"/>
            <w:hideMark/>
          </w:tcPr>
          <w:p w14:paraId="56CEF6FD"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2.39</w:t>
            </w:r>
          </w:p>
        </w:tc>
        <w:tc>
          <w:tcPr>
            <w:tcW w:w="0" w:type="auto"/>
            <w:tcBorders>
              <w:top w:val="nil"/>
              <w:left w:val="nil"/>
              <w:bottom w:val="nil"/>
              <w:right w:val="nil"/>
            </w:tcBorders>
            <w:shd w:val="clear" w:color="auto" w:fill="auto"/>
            <w:noWrap/>
            <w:vAlign w:val="bottom"/>
            <w:hideMark/>
          </w:tcPr>
          <w:p w14:paraId="5CE61A8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1.71</w:t>
            </w:r>
          </w:p>
        </w:tc>
        <w:tc>
          <w:tcPr>
            <w:tcW w:w="0" w:type="auto"/>
            <w:tcBorders>
              <w:top w:val="nil"/>
              <w:left w:val="nil"/>
              <w:bottom w:val="nil"/>
              <w:right w:val="nil"/>
            </w:tcBorders>
            <w:shd w:val="clear" w:color="auto" w:fill="auto"/>
            <w:noWrap/>
            <w:vAlign w:val="bottom"/>
            <w:hideMark/>
          </w:tcPr>
          <w:p w14:paraId="0295A0D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81.30</w:t>
            </w:r>
          </w:p>
        </w:tc>
        <w:tc>
          <w:tcPr>
            <w:tcW w:w="0" w:type="auto"/>
            <w:tcBorders>
              <w:top w:val="nil"/>
              <w:left w:val="nil"/>
              <w:bottom w:val="nil"/>
              <w:right w:val="nil"/>
            </w:tcBorders>
            <w:shd w:val="clear" w:color="auto" w:fill="auto"/>
            <w:noWrap/>
            <w:vAlign w:val="bottom"/>
            <w:hideMark/>
          </w:tcPr>
          <w:p w14:paraId="4148171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77.95</w:t>
            </w:r>
          </w:p>
        </w:tc>
        <w:tc>
          <w:tcPr>
            <w:tcW w:w="0" w:type="auto"/>
            <w:tcBorders>
              <w:top w:val="nil"/>
              <w:left w:val="nil"/>
              <w:bottom w:val="nil"/>
              <w:right w:val="nil"/>
            </w:tcBorders>
            <w:shd w:val="clear" w:color="auto" w:fill="auto"/>
            <w:noWrap/>
            <w:vAlign w:val="bottom"/>
            <w:hideMark/>
          </w:tcPr>
          <w:p w14:paraId="05ABD0E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75.35</w:t>
            </w:r>
          </w:p>
        </w:tc>
      </w:tr>
      <w:tr w:rsidR="00B84E37" w:rsidRPr="00E0424F" w14:paraId="4659D7A6" w14:textId="77777777" w:rsidTr="00B84E37">
        <w:trPr>
          <w:trHeight w:val="300"/>
        </w:trPr>
        <w:tc>
          <w:tcPr>
            <w:tcW w:w="0" w:type="auto"/>
            <w:tcBorders>
              <w:top w:val="nil"/>
              <w:left w:val="nil"/>
              <w:bottom w:val="nil"/>
              <w:right w:val="nil"/>
            </w:tcBorders>
            <w:shd w:val="clear" w:color="auto" w:fill="auto"/>
            <w:noWrap/>
            <w:vAlign w:val="bottom"/>
            <w:hideMark/>
          </w:tcPr>
          <w:p w14:paraId="6CCB950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3</w:t>
            </w:r>
          </w:p>
        </w:tc>
        <w:tc>
          <w:tcPr>
            <w:tcW w:w="0" w:type="auto"/>
            <w:tcBorders>
              <w:top w:val="nil"/>
              <w:left w:val="nil"/>
              <w:bottom w:val="nil"/>
              <w:right w:val="nil"/>
            </w:tcBorders>
            <w:shd w:val="clear" w:color="auto" w:fill="auto"/>
            <w:noWrap/>
            <w:vAlign w:val="bottom"/>
            <w:hideMark/>
          </w:tcPr>
          <w:p w14:paraId="5921419A"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Japan</w:t>
            </w:r>
          </w:p>
        </w:tc>
        <w:tc>
          <w:tcPr>
            <w:tcW w:w="0" w:type="auto"/>
            <w:tcBorders>
              <w:top w:val="nil"/>
              <w:left w:val="nil"/>
              <w:bottom w:val="nil"/>
              <w:right w:val="nil"/>
            </w:tcBorders>
            <w:shd w:val="clear" w:color="auto" w:fill="auto"/>
            <w:noWrap/>
            <w:vAlign w:val="bottom"/>
            <w:hideMark/>
          </w:tcPr>
          <w:p w14:paraId="6BDE87C9"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1947</w:t>
            </w:r>
          </w:p>
        </w:tc>
        <w:tc>
          <w:tcPr>
            <w:tcW w:w="0" w:type="auto"/>
            <w:tcBorders>
              <w:top w:val="nil"/>
              <w:left w:val="nil"/>
              <w:bottom w:val="nil"/>
              <w:right w:val="nil"/>
            </w:tcBorders>
            <w:shd w:val="clear" w:color="auto" w:fill="auto"/>
            <w:noWrap/>
            <w:vAlign w:val="bottom"/>
            <w:hideMark/>
          </w:tcPr>
          <w:p w14:paraId="530C17DD"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2014</w:t>
            </w:r>
          </w:p>
        </w:tc>
        <w:tc>
          <w:tcPr>
            <w:tcW w:w="0" w:type="auto"/>
            <w:tcBorders>
              <w:top w:val="nil"/>
              <w:left w:val="nil"/>
              <w:bottom w:val="nil"/>
              <w:right w:val="nil"/>
            </w:tcBorders>
            <w:shd w:val="clear" w:color="auto" w:fill="auto"/>
            <w:noWrap/>
            <w:vAlign w:val="bottom"/>
            <w:hideMark/>
          </w:tcPr>
          <w:p w14:paraId="11FC5E3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80.51</w:t>
            </w:r>
          </w:p>
        </w:tc>
        <w:tc>
          <w:tcPr>
            <w:tcW w:w="0" w:type="auto"/>
            <w:tcBorders>
              <w:top w:val="nil"/>
              <w:left w:val="nil"/>
              <w:bottom w:val="nil"/>
              <w:right w:val="nil"/>
            </w:tcBorders>
            <w:shd w:val="clear" w:color="auto" w:fill="auto"/>
            <w:noWrap/>
            <w:vAlign w:val="bottom"/>
            <w:hideMark/>
          </w:tcPr>
          <w:p w14:paraId="19B73129"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1.94</w:t>
            </w:r>
          </w:p>
        </w:tc>
        <w:tc>
          <w:tcPr>
            <w:tcW w:w="0" w:type="auto"/>
            <w:tcBorders>
              <w:top w:val="nil"/>
              <w:left w:val="nil"/>
              <w:bottom w:val="nil"/>
              <w:right w:val="nil"/>
            </w:tcBorders>
            <w:shd w:val="clear" w:color="auto" w:fill="auto"/>
            <w:noWrap/>
            <w:vAlign w:val="bottom"/>
            <w:hideMark/>
          </w:tcPr>
          <w:p w14:paraId="23E5A8D2"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2.41</w:t>
            </w:r>
          </w:p>
        </w:tc>
        <w:tc>
          <w:tcPr>
            <w:tcW w:w="0" w:type="auto"/>
            <w:tcBorders>
              <w:top w:val="nil"/>
              <w:left w:val="nil"/>
              <w:bottom w:val="nil"/>
              <w:right w:val="nil"/>
            </w:tcBorders>
            <w:shd w:val="clear" w:color="auto" w:fill="auto"/>
            <w:noWrap/>
            <w:vAlign w:val="bottom"/>
            <w:hideMark/>
          </w:tcPr>
          <w:p w14:paraId="3C8A393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1.75</w:t>
            </w:r>
          </w:p>
        </w:tc>
        <w:tc>
          <w:tcPr>
            <w:tcW w:w="0" w:type="auto"/>
            <w:tcBorders>
              <w:top w:val="nil"/>
              <w:left w:val="nil"/>
              <w:bottom w:val="nil"/>
              <w:right w:val="nil"/>
            </w:tcBorders>
            <w:shd w:val="clear" w:color="auto" w:fill="auto"/>
            <w:noWrap/>
            <w:vAlign w:val="bottom"/>
            <w:hideMark/>
          </w:tcPr>
          <w:p w14:paraId="1DC28E7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80.72</w:t>
            </w:r>
          </w:p>
        </w:tc>
        <w:tc>
          <w:tcPr>
            <w:tcW w:w="0" w:type="auto"/>
            <w:tcBorders>
              <w:top w:val="nil"/>
              <w:left w:val="nil"/>
              <w:bottom w:val="nil"/>
              <w:right w:val="nil"/>
            </w:tcBorders>
            <w:shd w:val="clear" w:color="auto" w:fill="auto"/>
            <w:noWrap/>
            <w:vAlign w:val="bottom"/>
            <w:hideMark/>
          </w:tcPr>
          <w:p w14:paraId="4BDF17C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77.28</w:t>
            </w:r>
          </w:p>
        </w:tc>
        <w:tc>
          <w:tcPr>
            <w:tcW w:w="0" w:type="auto"/>
            <w:tcBorders>
              <w:top w:val="nil"/>
              <w:left w:val="nil"/>
              <w:bottom w:val="nil"/>
              <w:right w:val="nil"/>
            </w:tcBorders>
            <w:shd w:val="clear" w:color="auto" w:fill="auto"/>
            <w:noWrap/>
            <w:vAlign w:val="bottom"/>
            <w:hideMark/>
          </w:tcPr>
          <w:p w14:paraId="48A03D3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74.92</w:t>
            </w:r>
          </w:p>
        </w:tc>
      </w:tr>
      <w:tr w:rsidR="00B84E37" w:rsidRPr="00E0424F" w14:paraId="1E9AB306" w14:textId="77777777" w:rsidTr="00B84E37">
        <w:trPr>
          <w:trHeight w:val="300"/>
        </w:trPr>
        <w:tc>
          <w:tcPr>
            <w:tcW w:w="0" w:type="auto"/>
            <w:tcBorders>
              <w:top w:val="nil"/>
              <w:left w:val="nil"/>
              <w:bottom w:val="nil"/>
              <w:right w:val="nil"/>
            </w:tcBorders>
            <w:shd w:val="clear" w:color="auto" w:fill="auto"/>
            <w:noWrap/>
            <w:vAlign w:val="bottom"/>
            <w:hideMark/>
          </w:tcPr>
          <w:p w14:paraId="7FB2E5A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4</w:t>
            </w:r>
          </w:p>
        </w:tc>
        <w:tc>
          <w:tcPr>
            <w:tcW w:w="0" w:type="auto"/>
            <w:tcBorders>
              <w:top w:val="nil"/>
              <w:left w:val="nil"/>
              <w:bottom w:val="nil"/>
              <w:right w:val="nil"/>
            </w:tcBorders>
            <w:shd w:val="clear" w:color="auto" w:fill="auto"/>
            <w:noWrap/>
            <w:vAlign w:val="bottom"/>
            <w:hideMark/>
          </w:tcPr>
          <w:p w14:paraId="0D2021AA"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Iceland</w:t>
            </w:r>
          </w:p>
        </w:tc>
        <w:tc>
          <w:tcPr>
            <w:tcW w:w="0" w:type="auto"/>
            <w:tcBorders>
              <w:top w:val="nil"/>
              <w:left w:val="nil"/>
              <w:bottom w:val="nil"/>
              <w:right w:val="nil"/>
            </w:tcBorders>
            <w:shd w:val="clear" w:color="auto" w:fill="auto"/>
            <w:noWrap/>
            <w:vAlign w:val="bottom"/>
            <w:hideMark/>
          </w:tcPr>
          <w:p w14:paraId="24B8380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1900</w:t>
            </w:r>
          </w:p>
        </w:tc>
        <w:tc>
          <w:tcPr>
            <w:tcW w:w="0" w:type="auto"/>
            <w:tcBorders>
              <w:top w:val="nil"/>
              <w:left w:val="nil"/>
              <w:bottom w:val="nil"/>
              <w:right w:val="nil"/>
            </w:tcBorders>
            <w:shd w:val="clear" w:color="auto" w:fill="auto"/>
            <w:noWrap/>
            <w:vAlign w:val="bottom"/>
            <w:hideMark/>
          </w:tcPr>
          <w:p w14:paraId="4A49F9A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2013</w:t>
            </w:r>
          </w:p>
        </w:tc>
        <w:tc>
          <w:tcPr>
            <w:tcW w:w="0" w:type="auto"/>
            <w:tcBorders>
              <w:top w:val="nil"/>
              <w:left w:val="nil"/>
              <w:bottom w:val="nil"/>
              <w:right w:val="nil"/>
            </w:tcBorders>
            <w:shd w:val="clear" w:color="auto" w:fill="auto"/>
            <w:noWrap/>
            <w:vAlign w:val="bottom"/>
            <w:hideMark/>
          </w:tcPr>
          <w:p w14:paraId="12FC1DD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80.39</w:t>
            </w:r>
          </w:p>
        </w:tc>
        <w:tc>
          <w:tcPr>
            <w:tcW w:w="0" w:type="auto"/>
            <w:tcBorders>
              <w:top w:val="nil"/>
              <w:left w:val="nil"/>
              <w:bottom w:val="nil"/>
              <w:right w:val="nil"/>
            </w:tcBorders>
            <w:shd w:val="clear" w:color="auto" w:fill="auto"/>
            <w:noWrap/>
            <w:vAlign w:val="bottom"/>
            <w:hideMark/>
          </w:tcPr>
          <w:p w14:paraId="6D12941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w:t>
            </w:r>
          </w:p>
        </w:tc>
        <w:tc>
          <w:tcPr>
            <w:tcW w:w="0" w:type="auto"/>
            <w:tcBorders>
              <w:top w:val="nil"/>
              <w:left w:val="nil"/>
              <w:bottom w:val="nil"/>
              <w:right w:val="nil"/>
            </w:tcBorders>
            <w:shd w:val="clear" w:color="auto" w:fill="auto"/>
            <w:noWrap/>
            <w:vAlign w:val="bottom"/>
            <w:hideMark/>
          </w:tcPr>
          <w:p w14:paraId="7CC7B99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2.48</w:t>
            </w:r>
          </w:p>
        </w:tc>
        <w:tc>
          <w:tcPr>
            <w:tcW w:w="0" w:type="auto"/>
            <w:tcBorders>
              <w:top w:val="nil"/>
              <w:left w:val="nil"/>
              <w:bottom w:val="nil"/>
              <w:right w:val="nil"/>
            </w:tcBorders>
            <w:shd w:val="clear" w:color="auto" w:fill="auto"/>
            <w:noWrap/>
            <w:vAlign w:val="bottom"/>
            <w:hideMark/>
          </w:tcPr>
          <w:p w14:paraId="1527356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1.81</w:t>
            </w:r>
          </w:p>
        </w:tc>
        <w:tc>
          <w:tcPr>
            <w:tcW w:w="0" w:type="auto"/>
            <w:tcBorders>
              <w:top w:val="nil"/>
              <w:left w:val="nil"/>
              <w:bottom w:val="nil"/>
              <w:right w:val="nil"/>
            </w:tcBorders>
            <w:shd w:val="clear" w:color="auto" w:fill="auto"/>
            <w:noWrap/>
            <w:vAlign w:val="bottom"/>
            <w:hideMark/>
          </w:tcPr>
          <w:p w14:paraId="1C38E479"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80.31</w:t>
            </w:r>
          </w:p>
        </w:tc>
        <w:tc>
          <w:tcPr>
            <w:tcW w:w="0" w:type="auto"/>
            <w:tcBorders>
              <w:top w:val="nil"/>
              <w:left w:val="nil"/>
              <w:bottom w:val="nil"/>
              <w:right w:val="nil"/>
            </w:tcBorders>
            <w:shd w:val="clear" w:color="auto" w:fill="auto"/>
            <w:noWrap/>
            <w:vAlign w:val="bottom"/>
            <w:hideMark/>
          </w:tcPr>
          <w:p w14:paraId="4DA1BBF1"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77.33</w:t>
            </w:r>
          </w:p>
        </w:tc>
        <w:tc>
          <w:tcPr>
            <w:tcW w:w="0" w:type="auto"/>
            <w:tcBorders>
              <w:top w:val="nil"/>
              <w:left w:val="nil"/>
              <w:bottom w:val="nil"/>
              <w:right w:val="nil"/>
            </w:tcBorders>
            <w:shd w:val="clear" w:color="auto" w:fill="auto"/>
            <w:noWrap/>
            <w:vAlign w:val="bottom"/>
            <w:hideMark/>
          </w:tcPr>
          <w:p w14:paraId="50B3D90D"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75.07</w:t>
            </w:r>
          </w:p>
        </w:tc>
      </w:tr>
      <w:tr w:rsidR="00B84E37" w:rsidRPr="00E0424F" w14:paraId="2726CF6E" w14:textId="77777777" w:rsidTr="00B84E37">
        <w:trPr>
          <w:trHeight w:val="300"/>
        </w:trPr>
        <w:tc>
          <w:tcPr>
            <w:tcW w:w="0" w:type="auto"/>
            <w:tcBorders>
              <w:top w:val="nil"/>
              <w:left w:val="nil"/>
              <w:bottom w:val="nil"/>
              <w:right w:val="nil"/>
            </w:tcBorders>
            <w:shd w:val="clear" w:color="auto" w:fill="auto"/>
            <w:noWrap/>
            <w:vAlign w:val="bottom"/>
            <w:hideMark/>
          </w:tcPr>
          <w:p w14:paraId="2FD2A4D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5</w:t>
            </w:r>
          </w:p>
        </w:tc>
        <w:tc>
          <w:tcPr>
            <w:tcW w:w="0" w:type="auto"/>
            <w:tcBorders>
              <w:top w:val="nil"/>
              <w:left w:val="nil"/>
              <w:bottom w:val="nil"/>
              <w:right w:val="nil"/>
            </w:tcBorders>
            <w:shd w:val="clear" w:color="auto" w:fill="auto"/>
            <w:noWrap/>
            <w:vAlign w:val="bottom"/>
            <w:hideMark/>
          </w:tcPr>
          <w:p w14:paraId="3F0B1776"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 xml:space="preserve">Israel </w:t>
            </w:r>
          </w:p>
        </w:tc>
        <w:tc>
          <w:tcPr>
            <w:tcW w:w="0" w:type="auto"/>
            <w:tcBorders>
              <w:top w:val="nil"/>
              <w:left w:val="nil"/>
              <w:bottom w:val="nil"/>
              <w:right w:val="nil"/>
            </w:tcBorders>
            <w:shd w:val="clear" w:color="auto" w:fill="auto"/>
            <w:noWrap/>
            <w:vAlign w:val="bottom"/>
            <w:hideMark/>
          </w:tcPr>
          <w:p w14:paraId="278FE2A9"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1983</w:t>
            </w:r>
          </w:p>
        </w:tc>
        <w:tc>
          <w:tcPr>
            <w:tcW w:w="0" w:type="auto"/>
            <w:tcBorders>
              <w:top w:val="nil"/>
              <w:left w:val="nil"/>
              <w:bottom w:val="nil"/>
              <w:right w:val="nil"/>
            </w:tcBorders>
            <w:shd w:val="clear" w:color="auto" w:fill="auto"/>
            <w:noWrap/>
            <w:vAlign w:val="bottom"/>
            <w:hideMark/>
          </w:tcPr>
          <w:p w14:paraId="55F72A3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2014</w:t>
            </w:r>
          </w:p>
        </w:tc>
        <w:tc>
          <w:tcPr>
            <w:tcW w:w="0" w:type="auto"/>
            <w:tcBorders>
              <w:top w:val="nil"/>
              <w:left w:val="nil"/>
              <w:bottom w:val="nil"/>
              <w:right w:val="nil"/>
            </w:tcBorders>
            <w:shd w:val="clear" w:color="auto" w:fill="auto"/>
            <w:noWrap/>
            <w:vAlign w:val="bottom"/>
            <w:hideMark/>
          </w:tcPr>
          <w:p w14:paraId="061C2C8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80.37</w:t>
            </w:r>
          </w:p>
        </w:tc>
        <w:tc>
          <w:tcPr>
            <w:tcW w:w="0" w:type="auto"/>
            <w:tcBorders>
              <w:top w:val="nil"/>
              <w:left w:val="nil"/>
              <w:bottom w:val="nil"/>
              <w:right w:val="nil"/>
            </w:tcBorders>
            <w:shd w:val="clear" w:color="auto" w:fill="auto"/>
            <w:noWrap/>
            <w:vAlign w:val="bottom"/>
            <w:hideMark/>
          </w:tcPr>
          <w:p w14:paraId="01E4B34D"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1.91</w:t>
            </w:r>
          </w:p>
        </w:tc>
        <w:tc>
          <w:tcPr>
            <w:tcW w:w="0" w:type="auto"/>
            <w:tcBorders>
              <w:top w:val="nil"/>
              <w:left w:val="nil"/>
              <w:bottom w:val="nil"/>
              <w:right w:val="nil"/>
            </w:tcBorders>
            <w:shd w:val="clear" w:color="auto" w:fill="auto"/>
            <w:noWrap/>
            <w:vAlign w:val="bottom"/>
            <w:hideMark/>
          </w:tcPr>
          <w:p w14:paraId="3DBF414D"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2.39</w:t>
            </w:r>
          </w:p>
        </w:tc>
        <w:tc>
          <w:tcPr>
            <w:tcW w:w="0" w:type="auto"/>
            <w:tcBorders>
              <w:top w:val="nil"/>
              <w:left w:val="nil"/>
              <w:bottom w:val="nil"/>
              <w:right w:val="nil"/>
            </w:tcBorders>
            <w:shd w:val="clear" w:color="auto" w:fill="auto"/>
            <w:noWrap/>
            <w:vAlign w:val="bottom"/>
            <w:hideMark/>
          </w:tcPr>
          <w:p w14:paraId="6D3906E1"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1.72</w:t>
            </w:r>
          </w:p>
        </w:tc>
        <w:tc>
          <w:tcPr>
            <w:tcW w:w="0" w:type="auto"/>
            <w:tcBorders>
              <w:top w:val="nil"/>
              <w:left w:val="nil"/>
              <w:bottom w:val="nil"/>
              <w:right w:val="nil"/>
            </w:tcBorders>
            <w:shd w:val="clear" w:color="auto" w:fill="auto"/>
            <w:noWrap/>
            <w:vAlign w:val="bottom"/>
            <w:hideMark/>
          </w:tcPr>
          <w:p w14:paraId="3FC9E9C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80.35</w:t>
            </w:r>
          </w:p>
        </w:tc>
        <w:tc>
          <w:tcPr>
            <w:tcW w:w="0" w:type="auto"/>
            <w:tcBorders>
              <w:top w:val="nil"/>
              <w:left w:val="nil"/>
              <w:bottom w:val="nil"/>
              <w:right w:val="nil"/>
            </w:tcBorders>
            <w:shd w:val="clear" w:color="auto" w:fill="auto"/>
            <w:noWrap/>
            <w:vAlign w:val="bottom"/>
            <w:hideMark/>
          </w:tcPr>
          <w:p w14:paraId="4019B9C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76.82</w:t>
            </w:r>
          </w:p>
        </w:tc>
        <w:tc>
          <w:tcPr>
            <w:tcW w:w="0" w:type="auto"/>
            <w:tcBorders>
              <w:top w:val="nil"/>
              <w:left w:val="nil"/>
              <w:bottom w:val="nil"/>
              <w:right w:val="nil"/>
            </w:tcBorders>
            <w:shd w:val="clear" w:color="auto" w:fill="auto"/>
            <w:noWrap/>
            <w:vAlign w:val="bottom"/>
            <w:hideMark/>
          </w:tcPr>
          <w:p w14:paraId="35F8DC4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74.74</w:t>
            </w:r>
          </w:p>
        </w:tc>
      </w:tr>
      <w:tr w:rsidR="00B84E37" w:rsidRPr="00E0424F" w14:paraId="45CDBF21" w14:textId="77777777" w:rsidTr="00B84E37">
        <w:trPr>
          <w:trHeight w:val="300"/>
        </w:trPr>
        <w:tc>
          <w:tcPr>
            <w:tcW w:w="0" w:type="auto"/>
            <w:tcBorders>
              <w:top w:val="nil"/>
              <w:left w:val="nil"/>
              <w:bottom w:val="nil"/>
              <w:right w:val="nil"/>
            </w:tcBorders>
            <w:shd w:val="clear" w:color="auto" w:fill="auto"/>
            <w:noWrap/>
            <w:vAlign w:val="bottom"/>
            <w:hideMark/>
          </w:tcPr>
          <w:p w14:paraId="16F087A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6</w:t>
            </w:r>
          </w:p>
        </w:tc>
        <w:tc>
          <w:tcPr>
            <w:tcW w:w="0" w:type="auto"/>
            <w:tcBorders>
              <w:top w:val="nil"/>
              <w:left w:val="nil"/>
              <w:bottom w:val="nil"/>
              <w:right w:val="nil"/>
            </w:tcBorders>
            <w:shd w:val="clear" w:color="auto" w:fill="auto"/>
            <w:noWrap/>
            <w:vAlign w:val="bottom"/>
            <w:hideMark/>
          </w:tcPr>
          <w:p w14:paraId="2491D416"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Sweden</w:t>
            </w:r>
          </w:p>
        </w:tc>
        <w:tc>
          <w:tcPr>
            <w:tcW w:w="0" w:type="auto"/>
            <w:tcBorders>
              <w:top w:val="nil"/>
              <w:left w:val="nil"/>
              <w:bottom w:val="nil"/>
              <w:right w:val="nil"/>
            </w:tcBorders>
            <w:shd w:val="clear" w:color="auto" w:fill="auto"/>
            <w:noWrap/>
            <w:vAlign w:val="bottom"/>
            <w:hideMark/>
          </w:tcPr>
          <w:p w14:paraId="09821A79"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1900</w:t>
            </w:r>
          </w:p>
        </w:tc>
        <w:tc>
          <w:tcPr>
            <w:tcW w:w="0" w:type="auto"/>
            <w:tcBorders>
              <w:top w:val="nil"/>
              <w:left w:val="nil"/>
              <w:bottom w:val="nil"/>
              <w:right w:val="nil"/>
            </w:tcBorders>
            <w:shd w:val="clear" w:color="auto" w:fill="auto"/>
            <w:noWrap/>
            <w:vAlign w:val="bottom"/>
            <w:hideMark/>
          </w:tcPr>
          <w:p w14:paraId="5F3E5C9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2014</w:t>
            </w:r>
          </w:p>
        </w:tc>
        <w:tc>
          <w:tcPr>
            <w:tcW w:w="0" w:type="auto"/>
            <w:tcBorders>
              <w:top w:val="nil"/>
              <w:left w:val="nil"/>
              <w:bottom w:val="nil"/>
              <w:right w:val="nil"/>
            </w:tcBorders>
            <w:shd w:val="clear" w:color="auto" w:fill="auto"/>
            <w:noWrap/>
            <w:vAlign w:val="bottom"/>
            <w:hideMark/>
          </w:tcPr>
          <w:p w14:paraId="7671DA8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80.35</w:t>
            </w:r>
          </w:p>
        </w:tc>
        <w:tc>
          <w:tcPr>
            <w:tcW w:w="0" w:type="auto"/>
            <w:tcBorders>
              <w:top w:val="nil"/>
              <w:left w:val="nil"/>
              <w:bottom w:val="nil"/>
              <w:right w:val="nil"/>
            </w:tcBorders>
            <w:shd w:val="clear" w:color="auto" w:fill="auto"/>
            <w:noWrap/>
            <w:vAlign w:val="bottom"/>
            <w:hideMark/>
          </w:tcPr>
          <w:p w14:paraId="08D93B32"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2.00</w:t>
            </w:r>
          </w:p>
        </w:tc>
        <w:tc>
          <w:tcPr>
            <w:tcW w:w="0" w:type="auto"/>
            <w:tcBorders>
              <w:top w:val="nil"/>
              <w:left w:val="nil"/>
              <w:bottom w:val="nil"/>
              <w:right w:val="nil"/>
            </w:tcBorders>
            <w:shd w:val="clear" w:color="auto" w:fill="auto"/>
            <w:noWrap/>
            <w:vAlign w:val="bottom"/>
            <w:hideMark/>
          </w:tcPr>
          <w:p w14:paraId="10C0B20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2.45</w:t>
            </w:r>
          </w:p>
        </w:tc>
        <w:tc>
          <w:tcPr>
            <w:tcW w:w="0" w:type="auto"/>
            <w:tcBorders>
              <w:top w:val="nil"/>
              <w:left w:val="nil"/>
              <w:bottom w:val="nil"/>
              <w:right w:val="nil"/>
            </w:tcBorders>
            <w:shd w:val="clear" w:color="auto" w:fill="auto"/>
            <w:noWrap/>
            <w:vAlign w:val="bottom"/>
            <w:hideMark/>
          </w:tcPr>
          <w:p w14:paraId="4B7A673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1.78</w:t>
            </w:r>
          </w:p>
        </w:tc>
        <w:tc>
          <w:tcPr>
            <w:tcW w:w="0" w:type="auto"/>
            <w:tcBorders>
              <w:top w:val="nil"/>
              <w:left w:val="nil"/>
              <w:bottom w:val="nil"/>
              <w:right w:val="nil"/>
            </w:tcBorders>
            <w:shd w:val="clear" w:color="auto" w:fill="auto"/>
            <w:noWrap/>
            <w:vAlign w:val="bottom"/>
            <w:hideMark/>
          </w:tcPr>
          <w:p w14:paraId="31D7B84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80.62</w:t>
            </w:r>
          </w:p>
        </w:tc>
        <w:tc>
          <w:tcPr>
            <w:tcW w:w="0" w:type="auto"/>
            <w:tcBorders>
              <w:top w:val="nil"/>
              <w:left w:val="nil"/>
              <w:bottom w:val="nil"/>
              <w:right w:val="nil"/>
            </w:tcBorders>
            <w:shd w:val="clear" w:color="auto" w:fill="auto"/>
            <w:noWrap/>
            <w:vAlign w:val="bottom"/>
            <w:hideMark/>
          </w:tcPr>
          <w:p w14:paraId="3BC52DD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77.39</w:t>
            </w:r>
          </w:p>
        </w:tc>
        <w:tc>
          <w:tcPr>
            <w:tcW w:w="0" w:type="auto"/>
            <w:tcBorders>
              <w:top w:val="nil"/>
              <w:left w:val="nil"/>
              <w:bottom w:val="nil"/>
              <w:right w:val="nil"/>
            </w:tcBorders>
            <w:shd w:val="clear" w:color="auto" w:fill="auto"/>
            <w:noWrap/>
            <w:vAlign w:val="bottom"/>
            <w:hideMark/>
          </w:tcPr>
          <w:p w14:paraId="167C9E3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75.04</w:t>
            </w:r>
          </w:p>
        </w:tc>
      </w:tr>
      <w:tr w:rsidR="00B84E37" w:rsidRPr="00E0424F" w14:paraId="6C3A5585" w14:textId="77777777" w:rsidTr="00B84E37">
        <w:trPr>
          <w:trHeight w:val="300"/>
        </w:trPr>
        <w:tc>
          <w:tcPr>
            <w:tcW w:w="0" w:type="auto"/>
            <w:tcBorders>
              <w:top w:val="nil"/>
              <w:left w:val="nil"/>
              <w:bottom w:val="nil"/>
              <w:right w:val="nil"/>
            </w:tcBorders>
            <w:shd w:val="clear" w:color="auto" w:fill="auto"/>
            <w:noWrap/>
            <w:vAlign w:val="bottom"/>
            <w:hideMark/>
          </w:tcPr>
          <w:p w14:paraId="012A1C19"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w:t>
            </w:r>
          </w:p>
        </w:tc>
        <w:tc>
          <w:tcPr>
            <w:tcW w:w="0" w:type="auto"/>
            <w:tcBorders>
              <w:top w:val="nil"/>
              <w:left w:val="nil"/>
              <w:bottom w:val="nil"/>
              <w:right w:val="nil"/>
            </w:tcBorders>
            <w:shd w:val="clear" w:color="auto" w:fill="auto"/>
            <w:noWrap/>
            <w:vAlign w:val="bottom"/>
            <w:hideMark/>
          </w:tcPr>
          <w:p w14:paraId="4784AD05"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Spain</w:t>
            </w:r>
          </w:p>
        </w:tc>
        <w:tc>
          <w:tcPr>
            <w:tcW w:w="0" w:type="auto"/>
            <w:tcBorders>
              <w:top w:val="nil"/>
              <w:left w:val="nil"/>
              <w:bottom w:val="nil"/>
              <w:right w:val="nil"/>
            </w:tcBorders>
            <w:shd w:val="clear" w:color="auto" w:fill="auto"/>
            <w:noWrap/>
            <w:vAlign w:val="bottom"/>
            <w:hideMark/>
          </w:tcPr>
          <w:p w14:paraId="47EE6CA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1908</w:t>
            </w:r>
          </w:p>
        </w:tc>
        <w:tc>
          <w:tcPr>
            <w:tcW w:w="0" w:type="auto"/>
            <w:tcBorders>
              <w:top w:val="nil"/>
              <w:left w:val="nil"/>
              <w:bottom w:val="nil"/>
              <w:right w:val="nil"/>
            </w:tcBorders>
            <w:shd w:val="clear" w:color="auto" w:fill="auto"/>
            <w:noWrap/>
            <w:vAlign w:val="bottom"/>
            <w:hideMark/>
          </w:tcPr>
          <w:p w14:paraId="20CB7E8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2014</w:t>
            </w:r>
          </w:p>
        </w:tc>
        <w:tc>
          <w:tcPr>
            <w:tcW w:w="0" w:type="auto"/>
            <w:tcBorders>
              <w:top w:val="nil"/>
              <w:left w:val="nil"/>
              <w:bottom w:val="nil"/>
              <w:right w:val="nil"/>
            </w:tcBorders>
            <w:shd w:val="clear" w:color="auto" w:fill="auto"/>
            <w:noWrap/>
            <w:vAlign w:val="bottom"/>
            <w:hideMark/>
          </w:tcPr>
          <w:p w14:paraId="39C14FB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80.09</w:t>
            </w:r>
          </w:p>
        </w:tc>
        <w:tc>
          <w:tcPr>
            <w:tcW w:w="0" w:type="auto"/>
            <w:tcBorders>
              <w:top w:val="nil"/>
              <w:left w:val="nil"/>
              <w:bottom w:val="nil"/>
              <w:right w:val="nil"/>
            </w:tcBorders>
            <w:shd w:val="clear" w:color="auto" w:fill="auto"/>
            <w:noWrap/>
            <w:vAlign w:val="bottom"/>
            <w:hideMark/>
          </w:tcPr>
          <w:p w14:paraId="481CF1E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1.93</w:t>
            </w:r>
          </w:p>
        </w:tc>
        <w:tc>
          <w:tcPr>
            <w:tcW w:w="0" w:type="auto"/>
            <w:tcBorders>
              <w:top w:val="nil"/>
              <w:left w:val="nil"/>
              <w:bottom w:val="nil"/>
              <w:right w:val="nil"/>
            </w:tcBorders>
            <w:shd w:val="clear" w:color="auto" w:fill="auto"/>
            <w:noWrap/>
            <w:vAlign w:val="bottom"/>
            <w:hideMark/>
          </w:tcPr>
          <w:p w14:paraId="197A235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2.40</w:t>
            </w:r>
          </w:p>
        </w:tc>
        <w:tc>
          <w:tcPr>
            <w:tcW w:w="0" w:type="auto"/>
            <w:tcBorders>
              <w:top w:val="nil"/>
              <w:left w:val="nil"/>
              <w:bottom w:val="nil"/>
              <w:right w:val="nil"/>
            </w:tcBorders>
            <w:shd w:val="clear" w:color="auto" w:fill="auto"/>
            <w:noWrap/>
            <w:vAlign w:val="bottom"/>
            <w:hideMark/>
          </w:tcPr>
          <w:p w14:paraId="7DAB4979"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1.75</w:t>
            </w:r>
          </w:p>
        </w:tc>
        <w:tc>
          <w:tcPr>
            <w:tcW w:w="0" w:type="auto"/>
            <w:tcBorders>
              <w:top w:val="nil"/>
              <w:left w:val="nil"/>
              <w:bottom w:val="nil"/>
              <w:right w:val="nil"/>
            </w:tcBorders>
            <w:shd w:val="clear" w:color="auto" w:fill="auto"/>
            <w:noWrap/>
            <w:vAlign w:val="bottom"/>
            <w:hideMark/>
          </w:tcPr>
          <w:p w14:paraId="2F2EAAF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80.33</w:t>
            </w:r>
          </w:p>
        </w:tc>
        <w:tc>
          <w:tcPr>
            <w:tcW w:w="0" w:type="auto"/>
            <w:tcBorders>
              <w:top w:val="nil"/>
              <w:left w:val="nil"/>
              <w:bottom w:val="nil"/>
              <w:right w:val="nil"/>
            </w:tcBorders>
            <w:shd w:val="clear" w:color="auto" w:fill="auto"/>
            <w:noWrap/>
            <w:vAlign w:val="bottom"/>
            <w:hideMark/>
          </w:tcPr>
          <w:p w14:paraId="2C623B1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76.68</w:t>
            </w:r>
          </w:p>
        </w:tc>
        <w:tc>
          <w:tcPr>
            <w:tcW w:w="0" w:type="auto"/>
            <w:tcBorders>
              <w:top w:val="nil"/>
              <w:left w:val="nil"/>
              <w:bottom w:val="nil"/>
              <w:right w:val="nil"/>
            </w:tcBorders>
            <w:shd w:val="clear" w:color="auto" w:fill="auto"/>
            <w:noWrap/>
            <w:vAlign w:val="bottom"/>
            <w:hideMark/>
          </w:tcPr>
          <w:p w14:paraId="4F82E93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74.33</w:t>
            </w:r>
          </w:p>
        </w:tc>
      </w:tr>
      <w:tr w:rsidR="00B84E37" w:rsidRPr="00E0424F" w14:paraId="7C17F716" w14:textId="77777777" w:rsidTr="00B84E37">
        <w:trPr>
          <w:trHeight w:val="300"/>
        </w:trPr>
        <w:tc>
          <w:tcPr>
            <w:tcW w:w="0" w:type="auto"/>
            <w:tcBorders>
              <w:top w:val="nil"/>
              <w:left w:val="nil"/>
              <w:bottom w:val="nil"/>
              <w:right w:val="nil"/>
            </w:tcBorders>
            <w:shd w:val="clear" w:color="auto" w:fill="auto"/>
            <w:noWrap/>
            <w:vAlign w:val="bottom"/>
            <w:hideMark/>
          </w:tcPr>
          <w:p w14:paraId="14EFCE6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w:t>
            </w:r>
          </w:p>
        </w:tc>
        <w:tc>
          <w:tcPr>
            <w:tcW w:w="0" w:type="auto"/>
            <w:tcBorders>
              <w:top w:val="nil"/>
              <w:left w:val="nil"/>
              <w:bottom w:val="nil"/>
              <w:right w:val="nil"/>
            </w:tcBorders>
            <w:shd w:val="clear" w:color="auto" w:fill="auto"/>
            <w:noWrap/>
            <w:vAlign w:val="bottom"/>
            <w:hideMark/>
          </w:tcPr>
          <w:p w14:paraId="4ECDD4ED"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Norway</w:t>
            </w:r>
          </w:p>
        </w:tc>
        <w:tc>
          <w:tcPr>
            <w:tcW w:w="0" w:type="auto"/>
            <w:tcBorders>
              <w:top w:val="nil"/>
              <w:left w:val="nil"/>
              <w:bottom w:val="nil"/>
              <w:right w:val="nil"/>
            </w:tcBorders>
            <w:shd w:val="clear" w:color="auto" w:fill="auto"/>
            <w:noWrap/>
            <w:vAlign w:val="bottom"/>
            <w:hideMark/>
          </w:tcPr>
          <w:p w14:paraId="496E78F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1900</w:t>
            </w:r>
          </w:p>
        </w:tc>
        <w:tc>
          <w:tcPr>
            <w:tcW w:w="0" w:type="auto"/>
            <w:tcBorders>
              <w:top w:val="nil"/>
              <w:left w:val="nil"/>
              <w:bottom w:val="nil"/>
              <w:right w:val="nil"/>
            </w:tcBorders>
            <w:shd w:val="clear" w:color="auto" w:fill="auto"/>
            <w:noWrap/>
            <w:vAlign w:val="bottom"/>
            <w:hideMark/>
          </w:tcPr>
          <w:p w14:paraId="2E227E2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2014</w:t>
            </w:r>
          </w:p>
        </w:tc>
        <w:tc>
          <w:tcPr>
            <w:tcW w:w="0" w:type="auto"/>
            <w:tcBorders>
              <w:top w:val="nil"/>
              <w:left w:val="nil"/>
              <w:bottom w:val="nil"/>
              <w:right w:val="nil"/>
            </w:tcBorders>
            <w:shd w:val="clear" w:color="auto" w:fill="auto"/>
            <w:noWrap/>
            <w:vAlign w:val="bottom"/>
            <w:hideMark/>
          </w:tcPr>
          <w:p w14:paraId="7C4E9EB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80.02</w:t>
            </w:r>
          </w:p>
        </w:tc>
        <w:tc>
          <w:tcPr>
            <w:tcW w:w="0" w:type="auto"/>
            <w:tcBorders>
              <w:top w:val="nil"/>
              <w:left w:val="nil"/>
              <w:bottom w:val="nil"/>
              <w:right w:val="nil"/>
            </w:tcBorders>
            <w:shd w:val="clear" w:color="auto" w:fill="auto"/>
            <w:noWrap/>
            <w:vAlign w:val="bottom"/>
            <w:hideMark/>
          </w:tcPr>
          <w:p w14:paraId="6F2CD389"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1.99</w:t>
            </w:r>
          </w:p>
        </w:tc>
        <w:tc>
          <w:tcPr>
            <w:tcW w:w="0" w:type="auto"/>
            <w:tcBorders>
              <w:top w:val="nil"/>
              <w:left w:val="nil"/>
              <w:bottom w:val="nil"/>
              <w:right w:val="nil"/>
            </w:tcBorders>
            <w:shd w:val="clear" w:color="auto" w:fill="auto"/>
            <w:noWrap/>
            <w:vAlign w:val="bottom"/>
            <w:hideMark/>
          </w:tcPr>
          <w:p w14:paraId="25BC19F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2.44</w:t>
            </w:r>
          </w:p>
        </w:tc>
        <w:tc>
          <w:tcPr>
            <w:tcW w:w="0" w:type="auto"/>
            <w:tcBorders>
              <w:top w:val="nil"/>
              <w:left w:val="nil"/>
              <w:bottom w:val="nil"/>
              <w:right w:val="nil"/>
            </w:tcBorders>
            <w:shd w:val="clear" w:color="auto" w:fill="auto"/>
            <w:noWrap/>
            <w:vAlign w:val="bottom"/>
            <w:hideMark/>
          </w:tcPr>
          <w:p w14:paraId="3C3DFC6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1.76</w:t>
            </w:r>
          </w:p>
        </w:tc>
        <w:tc>
          <w:tcPr>
            <w:tcW w:w="0" w:type="auto"/>
            <w:tcBorders>
              <w:top w:val="nil"/>
              <w:left w:val="nil"/>
              <w:bottom w:val="nil"/>
              <w:right w:val="nil"/>
            </w:tcBorders>
            <w:shd w:val="clear" w:color="auto" w:fill="auto"/>
            <w:noWrap/>
            <w:vAlign w:val="bottom"/>
            <w:hideMark/>
          </w:tcPr>
          <w:p w14:paraId="310951DD"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80.35</w:t>
            </w:r>
          </w:p>
        </w:tc>
        <w:tc>
          <w:tcPr>
            <w:tcW w:w="0" w:type="auto"/>
            <w:tcBorders>
              <w:top w:val="nil"/>
              <w:left w:val="nil"/>
              <w:bottom w:val="nil"/>
              <w:right w:val="nil"/>
            </w:tcBorders>
            <w:shd w:val="clear" w:color="auto" w:fill="auto"/>
            <w:noWrap/>
            <w:vAlign w:val="bottom"/>
            <w:hideMark/>
          </w:tcPr>
          <w:p w14:paraId="4D965F9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77.03</w:t>
            </w:r>
          </w:p>
        </w:tc>
        <w:tc>
          <w:tcPr>
            <w:tcW w:w="0" w:type="auto"/>
            <w:tcBorders>
              <w:top w:val="nil"/>
              <w:left w:val="nil"/>
              <w:bottom w:val="nil"/>
              <w:right w:val="nil"/>
            </w:tcBorders>
            <w:shd w:val="clear" w:color="auto" w:fill="auto"/>
            <w:noWrap/>
            <w:vAlign w:val="bottom"/>
            <w:hideMark/>
          </w:tcPr>
          <w:p w14:paraId="1CDD97D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74.69</w:t>
            </w:r>
          </w:p>
        </w:tc>
      </w:tr>
      <w:tr w:rsidR="00B84E37" w:rsidRPr="00E0424F" w14:paraId="5686C477" w14:textId="77777777" w:rsidTr="00B84E37">
        <w:trPr>
          <w:trHeight w:val="300"/>
        </w:trPr>
        <w:tc>
          <w:tcPr>
            <w:tcW w:w="0" w:type="auto"/>
            <w:tcBorders>
              <w:top w:val="nil"/>
              <w:left w:val="nil"/>
              <w:bottom w:val="nil"/>
              <w:right w:val="nil"/>
            </w:tcBorders>
            <w:shd w:val="clear" w:color="auto" w:fill="auto"/>
            <w:noWrap/>
            <w:vAlign w:val="bottom"/>
            <w:hideMark/>
          </w:tcPr>
          <w:p w14:paraId="3E6F0639"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9</w:t>
            </w:r>
          </w:p>
        </w:tc>
        <w:tc>
          <w:tcPr>
            <w:tcW w:w="0" w:type="auto"/>
            <w:tcBorders>
              <w:top w:val="nil"/>
              <w:left w:val="nil"/>
              <w:bottom w:val="nil"/>
              <w:right w:val="nil"/>
            </w:tcBorders>
            <w:shd w:val="clear" w:color="auto" w:fill="auto"/>
            <w:noWrap/>
            <w:vAlign w:val="bottom"/>
            <w:hideMark/>
          </w:tcPr>
          <w:p w14:paraId="444E7CAB"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New Zealand</w:t>
            </w:r>
          </w:p>
        </w:tc>
        <w:tc>
          <w:tcPr>
            <w:tcW w:w="0" w:type="auto"/>
            <w:tcBorders>
              <w:top w:val="nil"/>
              <w:left w:val="nil"/>
              <w:bottom w:val="nil"/>
              <w:right w:val="nil"/>
            </w:tcBorders>
            <w:shd w:val="clear" w:color="auto" w:fill="auto"/>
            <w:noWrap/>
            <w:vAlign w:val="bottom"/>
            <w:hideMark/>
          </w:tcPr>
          <w:p w14:paraId="12117C4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1948</w:t>
            </w:r>
          </w:p>
        </w:tc>
        <w:tc>
          <w:tcPr>
            <w:tcW w:w="0" w:type="auto"/>
            <w:tcBorders>
              <w:top w:val="nil"/>
              <w:left w:val="nil"/>
              <w:bottom w:val="nil"/>
              <w:right w:val="nil"/>
            </w:tcBorders>
            <w:shd w:val="clear" w:color="auto" w:fill="auto"/>
            <w:noWrap/>
            <w:vAlign w:val="bottom"/>
            <w:hideMark/>
          </w:tcPr>
          <w:p w14:paraId="43DA30B9"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2013</w:t>
            </w:r>
          </w:p>
        </w:tc>
        <w:tc>
          <w:tcPr>
            <w:tcW w:w="0" w:type="auto"/>
            <w:tcBorders>
              <w:top w:val="nil"/>
              <w:left w:val="nil"/>
              <w:bottom w:val="nil"/>
              <w:right w:val="nil"/>
            </w:tcBorders>
            <w:shd w:val="clear" w:color="auto" w:fill="auto"/>
            <w:noWrap/>
            <w:vAlign w:val="bottom"/>
            <w:hideMark/>
          </w:tcPr>
          <w:p w14:paraId="248BFD21"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79.80</w:t>
            </w:r>
          </w:p>
        </w:tc>
        <w:tc>
          <w:tcPr>
            <w:tcW w:w="0" w:type="auto"/>
            <w:tcBorders>
              <w:top w:val="nil"/>
              <w:left w:val="nil"/>
              <w:bottom w:val="nil"/>
              <w:right w:val="nil"/>
            </w:tcBorders>
            <w:shd w:val="clear" w:color="auto" w:fill="auto"/>
            <w:noWrap/>
            <w:vAlign w:val="bottom"/>
            <w:hideMark/>
          </w:tcPr>
          <w:p w14:paraId="297A9F4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1.91</w:t>
            </w:r>
          </w:p>
        </w:tc>
        <w:tc>
          <w:tcPr>
            <w:tcW w:w="0" w:type="auto"/>
            <w:tcBorders>
              <w:top w:val="nil"/>
              <w:left w:val="nil"/>
              <w:bottom w:val="nil"/>
              <w:right w:val="nil"/>
            </w:tcBorders>
            <w:shd w:val="clear" w:color="auto" w:fill="auto"/>
            <w:noWrap/>
            <w:vAlign w:val="bottom"/>
            <w:hideMark/>
          </w:tcPr>
          <w:p w14:paraId="603C1FE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2.36</w:t>
            </w:r>
          </w:p>
        </w:tc>
        <w:tc>
          <w:tcPr>
            <w:tcW w:w="0" w:type="auto"/>
            <w:tcBorders>
              <w:top w:val="nil"/>
              <w:left w:val="nil"/>
              <w:bottom w:val="nil"/>
              <w:right w:val="nil"/>
            </w:tcBorders>
            <w:shd w:val="clear" w:color="auto" w:fill="auto"/>
            <w:noWrap/>
            <w:vAlign w:val="bottom"/>
            <w:hideMark/>
          </w:tcPr>
          <w:p w14:paraId="7DA1EAD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1.67</w:t>
            </w:r>
          </w:p>
        </w:tc>
        <w:tc>
          <w:tcPr>
            <w:tcW w:w="0" w:type="auto"/>
            <w:tcBorders>
              <w:top w:val="nil"/>
              <w:left w:val="nil"/>
              <w:bottom w:val="nil"/>
              <w:right w:val="nil"/>
            </w:tcBorders>
            <w:shd w:val="clear" w:color="auto" w:fill="auto"/>
            <w:noWrap/>
            <w:vAlign w:val="bottom"/>
            <w:hideMark/>
          </w:tcPr>
          <w:p w14:paraId="47BA295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80.41</w:t>
            </w:r>
          </w:p>
        </w:tc>
        <w:tc>
          <w:tcPr>
            <w:tcW w:w="0" w:type="auto"/>
            <w:tcBorders>
              <w:top w:val="nil"/>
              <w:left w:val="nil"/>
              <w:bottom w:val="nil"/>
              <w:right w:val="nil"/>
            </w:tcBorders>
            <w:shd w:val="clear" w:color="auto" w:fill="auto"/>
            <w:noWrap/>
            <w:vAlign w:val="bottom"/>
            <w:hideMark/>
          </w:tcPr>
          <w:p w14:paraId="4BD0F181"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77.06</w:t>
            </w:r>
          </w:p>
        </w:tc>
        <w:tc>
          <w:tcPr>
            <w:tcW w:w="0" w:type="auto"/>
            <w:tcBorders>
              <w:top w:val="nil"/>
              <w:left w:val="nil"/>
              <w:bottom w:val="nil"/>
              <w:right w:val="nil"/>
            </w:tcBorders>
            <w:shd w:val="clear" w:color="auto" w:fill="auto"/>
            <w:noWrap/>
            <w:vAlign w:val="bottom"/>
            <w:hideMark/>
          </w:tcPr>
          <w:p w14:paraId="29CDC83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74.63</w:t>
            </w:r>
          </w:p>
        </w:tc>
      </w:tr>
      <w:tr w:rsidR="00B84E37" w:rsidRPr="00E0424F" w14:paraId="40A5EBC1" w14:textId="77777777" w:rsidTr="00B84E37">
        <w:trPr>
          <w:trHeight w:val="300"/>
        </w:trPr>
        <w:tc>
          <w:tcPr>
            <w:tcW w:w="0" w:type="auto"/>
            <w:tcBorders>
              <w:top w:val="nil"/>
              <w:left w:val="nil"/>
              <w:bottom w:val="nil"/>
              <w:right w:val="nil"/>
            </w:tcBorders>
            <w:shd w:val="clear" w:color="auto" w:fill="auto"/>
            <w:noWrap/>
            <w:vAlign w:val="bottom"/>
            <w:hideMark/>
          </w:tcPr>
          <w:p w14:paraId="0B2BE4F2"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10</w:t>
            </w:r>
          </w:p>
        </w:tc>
        <w:tc>
          <w:tcPr>
            <w:tcW w:w="0" w:type="auto"/>
            <w:tcBorders>
              <w:top w:val="nil"/>
              <w:left w:val="nil"/>
              <w:bottom w:val="nil"/>
              <w:right w:val="nil"/>
            </w:tcBorders>
            <w:shd w:val="clear" w:color="auto" w:fill="auto"/>
            <w:noWrap/>
            <w:vAlign w:val="bottom"/>
            <w:hideMark/>
          </w:tcPr>
          <w:p w14:paraId="2DFAD7FB"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Italy</w:t>
            </w:r>
          </w:p>
        </w:tc>
        <w:tc>
          <w:tcPr>
            <w:tcW w:w="0" w:type="auto"/>
            <w:tcBorders>
              <w:top w:val="nil"/>
              <w:left w:val="nil"/>
              <w:bottom w:val="nil"/>
              <w:right w:val="nil"/>
            </w:tcBorders>
            <w:shd w:val="clear" w:color="auto" w:fill="auto"/>
            <w:noWrap/>
            <w:vAlign w:val="bottom"/>
            <w:hideMark/>
          </w:tcPr>
          <w:p w14:paraId="0B3C774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1900</w:t>
            </w:r>
          </w:p>
        </w:tc>
        <w:tc>
          <w:tcPr>
            <w:tcW w:w="0" w:type="auto"/>
            <w:tcBorders>
              <w:top w:val="nil"/>
              <w:left w:val="nil"/>
              <w:bottom w:val="nil"/>
              <w:right w:val="nil"/>
            </w:tcBorders>
            <w:shd w:val="clear" w:color="auto" w:fill="auto"/>
            <w:noWrap/>
            <w:vAlign w:val="bottom"/>
            <w:hideMark/>
          </w:tcPr>
          <w:p w14:paraId="29B8900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2012</w:t>
            </w:r>
          </w:p>
        </w:tc>
        <w:tc>
          <w:tcPr>
            <w:tcW w:w="0" w:type="auto"/>
            <w:tcBorders>
              <w:top w:val="nil"/>
              <w:left w:val="nil"/>
              <w:bottom w:val="nil"/>
              <w:right w:val="nil"/>
            </w:tcBorders>
            <w:shd w:val="clear" w:color="auto" w:fill="auto"/>
            <w:noWrap/>
            <w:vAlign w:val="bottom"/>
            <w:hideMark/>
          </w:tcPr>
          <w:p w14:paraId="2879F69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79.72</w:t>
            </w:r>
          </w:p>
        </w:tc>
        <w:tc>
          <w:tcPr>
            <w:tcW w:w="0" w:type="auto"/>
            <w:tcBorders>
              <w:top w:val="nil"/>
              <w:left w:val="nil"/>
              <w:bottom w:val="nil"/>
              <w:right w:val="nil"/>
            </w:tcBorders>
            <w:shd w:val="clear" w:color="auto" w:fill="auto"/>
            <w:noWrap/>
            <w:vAlign w:val="bottom"/>
            <w:hideMark/>
          </w:tcPr>
          <w:p w14:paraId="69F6ED5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1.97</w:t>
            </w:r>
          </w:p>
        </w:tc>
        <w:tc>
          <w:tcPr>
            <w:tcW w:w="0" w:type="auto"/>
            <w:tcBorders>
              <w:top w:val="nil"/>
              <w:left w:val="nil"/>
              <w:bottom w:val="nil"/>
              <w:right w:val="nil"/>
            </w:tcBorders>
            <w:shd w:val="clear" w:color="auto" w:fill="auto"/>
            <w:noWrap/>
            <w:vAlign w:val="bottom"/>
            <w:hideMark/>
          </w:tcPr>
          <w:p w14:paraId="40FB98DD"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2.43</w:t>
            </w:r>
          </w:p>
        </w:tc>
        <w:tc>
          <w:tcPr>
            <w:tcW w:w="0" w:type="auto"/>
            <w:tcBorders>
              <w:top w:val="nil"/>
              <w:left w:val="nil"/>
              <w:bottom w:val="nil"/>
              <w:right w:val="nil"/>
            </w:tcBorders>
            <w:shd w:val="clear" w:color="auto" w:fill="auto"/>
            <w:noWrap/>
            <w:vAlign w:val="bottom"/>
            <w:hideMark/>
          </w:tcPr>
          <w:p w14:paraId="0F243EF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1.76</w:t>
            </w:r>
          </w:p>
        </w:tc>
        <w:tc>
          <w:tcPr>
            <w:tcW w:w="0" w:type="auto"/>
            <w:tcBorders>
              <w:top w:val="nil"/>
              <w:left w:val="nil"/>
              <w:bottom w:val="nil"/>
              <w:right w:val="nil"/>
            </w:tcBorders>
            <w:shd w:val="clear" w:color="auto" w:fill="auto"/>
            <w:noWrap/>
            <w:vAlign w:val="bottom"/>
            <w:hideMark/>
          </w:tcPr>
          <w:p w14:paraId="7C9033B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79.83</w:t>
            </w:r>
          </w:p>
        </w:tc>
        <w:tc>
          <w:tcPr>
            <w:tcW w:w="0" w:type="auto"/>
            <w:tcBorders>
              <w:top w:val="nil"/>
              <w:left w:val="nil"/>
              <w:bottom w:val="nil"/>
              <w:right w:val="nil"/>
            </w:tcBorders>
            <w:shd w:val="clear" w:color="auto" w:fill="auto"/>
            <w:noWrap/>
            <w:vAlign w:val="bottom"/>
            <w:hideMark/>
          </w:tcPr>
          <w:p w14:paraId="431BDC5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76.56</w:t>
            </w:r>
          </w:p>
        </w:tc>
        <w:tc>
          <w:tcPr>
            <w:tcW w:w="0" w:type="auto"/>
            <w:tcBorders>
              <w:top w:val="nil"/>
              <w:left w:val="nil"/>
              <w:bottom w:val="nil"/>
              <w:right w:val="nil"/>
            </w:tcBorders>
            <w:shd w:val="clear" w:color="auto" w:fill="auto"/>
            <w:noWrap/>
            <w:vAlign w:val="bottom"/>
            <w:hideMark/>
          </w:tcPr>
          <w:p w14:paraId="1EE1347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74.29</w:t>
            </w:r>
          </w:p>
        </w:tc>
      </w:tr>
      <w:tr w:rsidR="00B84E37" w:rsidRPr="00E0424F" w14:paraId="7FFCED75" w14:textId="77777777" w:rsidTr="00B84E37">
        <w:trPr>
          <w:trHeight w:val="300"/>
        </w:trPr>
        <w:tc>
          <w:tcPr>
            <w:tcW w:w="0" w:type="auto"/>
            <w:tcBorders>
              <w:top w:val="nil"/>
              <w:left w:val="nil"/>
              <w:bottom w:val="nil"/>
              <w:right w:val="nil"/>
            </w:tcBorders>
            <w:shd w:val="clear" w:color="auto" w:fill="auto"/>
            <w:noWrap/>
            <w:vAlign w:val="bottom"/>
            <w:hideMark/>
          </w:tcPr>
          <w:p w14:paraId="38522BF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11</w:t>
            </w:r>
          </w:p>
        </w:tc>
        <w:tc>
          <w:tcPr>
            <w:tcW w:w="0" w:type="auto"/>
            <w:tcBorders>
              <w:top w:val="nil"/>
              <w:left w:val="nil"/>
              <w:bottom w:val="nil"/>
              <w:right w:val="nil"/>
            </w:tcBorders>
            <w:shd w:val="clear" w:color="auto" w:fill="auto"/>
            <w:noWrap/>
            <w:vAlign w:val="bottom"/>
            <w:hideMark/>
          </w:tcPr>
          <w:p w14:paraId="436EAA28"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Canada</w:t>
            </w:r>
          </w:p>
        </w:tc>
        <w:tc>
          <w:tcPr>
            <w:tcW w:w="0" w:type="auto"/>
            <w:tcBorders>
              <w:top w:val="nil"/>
              <w:left w:val="nil"/>
              <w:bottom w:val="nil"/>
              <w:right w:val="nil"/>
            </w:tcBorders>
            <w:shd w:val="clear" w:color="auto" w:fill="auto"/>
            <w:noWrap/>
            <w:vAlign w:val="bottom"/>
            <w:hideMark/>
          </w:tcPr>
          <w:p w14:paraId="0782962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1921</w:t>
            </w:r>
          </w:p>
        </w:tc>
        <w:tc>
          <w:tcPr>
            <w:tcW w:w="0" w:type="auto"/>
            <w:tcBorders>
              <w:top w:val="nil"/>
              <w:left w:val="nil"/>
              <w:bottom w:val="nil"/>
              <w:right w:val="nil"/>
            </w:tcBorders>
            <w:shd w:val="clear" w:color="auto" w:fill="auto"/>
            <w:noWrap/>
            <w:vAlign w:val="bottom"/>
            <w:hideMark/>
          </w:tcPr>
          <w:p w14:paraId="37C8076D"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2011</w:t>
            </w:r>
          </w:p>
        </w:tc>
        <w:tc>
          <w:tcPr>
            <w:tcW w:w="0" w:type="auto"/>
            <w:tcBorders>
              <w:top w:val="nil"/>
              <w:left w:val="nil"/>
              <w:bottom w:val="nil"/>
              <w:right w:val="nil"/>
            </w:tcBorders>
            <w:shd w:val="clear" w:color="auto" w:fill="auto"/>
            <w:noWrap/>
            <w:vAlign w:val="bottom"/>
            <w:hideMark/>
          </w:tcPr>
          <w:p w14:paraId="0FD1BA9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79.52</w:t>
            </w:r>
          </w:p>
        </w:tc>
        <w:tc>
          <w:tcPr>
            <w:tcW w:w="0" w:type="auto"/>
            <w:tcBorders>
              <w:top w:val="nil"/>
              <w:left w:val="nil"/>
              <w:bottom w:val="nil"/>
              <w:right w:val="nil"/>
            </w:tcBorders>
            <w:shd w:val="clear" w:color="auto" w:fill="auto"/>
            <w:noWrap/>
            <w:vAlign w:val="bottom"/>
            <w:hideMark/>
          </w:tcPr>
          <w:p w14:paraId="7BEFEC19"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1.89</w:t>
            </w:r>
          </w:p>
        </w:tc>
        <w:tc>
          <w:tcPr>
            <w:tcW w:w="0" w:type="auto"/>
            <w:tcBorders>
              <w:top w:val="nil"/>
              <w:left w:val="nil"/>
              <w:bottom w:val="nil"/>
              <w:right w:val="nil"/>
            </w:tcBorders>
            <w:shd w:val="clear" w:color="auto" w:fill="auto"/>
            <w:noWrap/>
            <w:vAlign w:val="bottom"/>
            <w:hideMark/>
          </w:tcPr>
          <w:p w14:paraId="3E41729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2.34</w:t>
            </w:r>
          </w:p>
        </w:tc>
        <w:tc>
          <w:tcPr>
            <w:tcW w:w="0" w:type="auto"/>
            <w:tcBorders>
              <w:top w:val="nil"/>
              <w:left w:val="nil"/>
              <w:bottom w:val="nil"/>
              <w:right w:val="nil"/>
            </w:tcBorders>
            <w:shd w:val="clear" w:color="auto" w:fill="auto"/>
            <w:noWrap/>
            <w:vAlign w:val="bottom"/>
            <w:hideMark/>
          </w:tcPr>
          <w:p w14:paraId="6FD6004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1.66</w:t>
            </w:r>
          </w:p>
        </w:tc>
        <w:tc>
          <w:tcPr>
            <w:tcW w:w="0" w:type="auto"/>
            <w:tcBorders>
              <w:top w:val="nil"/>
              <w:left w:val="nil"/>
              <w:bottom w:val="nil"/>
              <w:right w:val="nil"/>
            </w:tcBorders>
            <w:shd w:val="clear" w:color="auto" w:fill="auto"/>
            <w:noWrap/>
            <w:vAlign w:val="bottom"/>
            <w:hideMark/>
          </w:tcPr>
          <w:p w14:paraId="7FD522B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80.23</w:t>
            </w:r>
          </w:p>
        </w:tc>
        <w:tc>
          <w:tcPr>
            <w:tcW w:w="0" w:type="auto"/>
            <w:tcBorders>
              <w:top w:val="nil"/>
              <w:left w:val="nil"/>
              <w:bottom w:val="nil"/>
              <w:right w:val="nil"/>
            </w:tcBorders>
            <w:shd w:val="clear" w:color="auto" w:fill="auto"/>
            <w:noWrap/>
            <w:vAlign w:val="bottom"/>
            <w:hideMark/>
          </w:tcPr>
          <w:p w14:paraId="2EA2BE8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76.60</w:t>
            </w:r>
          </w:p>
        </w:tc>
        <w:tc>
          <w:tcPr>
            <w:tcW w:w="0" w:type="auto"/>
            <w:tcBorders>
              <w:top w:val="nil"/>
              <w:left w:val="nil"/>
              <w:bottom w:val="nil"/>
              <w:right w:val="nil"/>
            </w:tcBorders>
            <w:shd w:val="clear" w:color="auto" w:fill="auto"/>
            <w:noWrap/>
            <w:vAlign w:val="bottom"/>
            <w:hideMark/>
          </w:tcPr>
          <w:p w14:paraId="3474CD8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74.18</w:t>
            </w:r>
          </w:p>
        </w:tc>
      </w:tr>
      <w:tr w:rsidR="00B84E37" w:rsidRPr="00E0424F" w14:paraId="7F9A638F" w14:textId="77777777" w:rsidTr="00B84E37">
        <w:trPr>
          <w:trHeight w:val="300"/>
        </w:trPr>
        <w:tc>
          <w:tcPr>
            <w:tcW w:w="0" w:type="auto"/>
            <w:tcBorders>
              <w:top w:val="nil"/>
              <w:left w:val="nil"/>
              <w:bottom w:val="nil"/>
              <w:right w:val="nil"/>
            </w:tcBorders>
            <w:shd w:val="clear" w:color="auto" w:fill="auto"/>
            <w:noWrap/>
            <w:vAlign w:val="bottom"/>
            <w:hideMark/>
          </w:tcPr>
          <w:p w14:paraId="252E9DA9"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12</w:t>
            </w:r>
          </w:p>
        </w:tc>
        <w:tc>
          <w:tcPr>
            <w:tcW w:w="0" w:type="auto"/>
            <w:tcBorders>
              <w:top w:val="nil"/>
              <w:left w:val="nil"/>
              <w:bottom w:val="nil"/>
              <w:right w:val="nil"/>
            </w:tcBorders>
            <w:shd w:val="clear" w:color="auto" w:fill="auto"/>
            <w:noWrap/>
            <w:vAlign w:val="bottom"/>
            <w:hideMark/>
          </w:tcPr>
          <w:p w14:paraId="0863357D"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France</w:t>
            </w:r>
          </w:p>
        </w:tc>
        <w:tc>
          <w:tcPr>
            <w:tcW w:w="0" w:type="auto"/>
            <w:tcBorders>
              <w:top w:val="nil"/>
              <w:left w:val="nil"/>
              <w:bottom w:val="nil"/>
              <w:right w:val="nil"/>
            </w:tcBorders>
            <w:shd w:val="clear" w:color="auto" w:fill="auto"/>
            <w:noWrap/>
            <w:vAlign w:val="bottom"/>
            <w:hideMark/>
          </w:tcPr>
          <w:p w14:paraId="6107AEC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1900</w:t>
            </w:r>
          </w:p>
        </w:tc>
        <w:tc>
          <w:tcPr>
            <w:tcW w:w="0" w:type="auto"/>
            <w:tcBorders>
              <w:top w:val="nil"/>
              <w:left w:val="nil"/>
              <w:bottom w:val="nil"/>
              <w:right w:val="nil"/>
            </w:tcBorders>
            <w:shd w:val="clear" w:color="auto" w:fill="auto"/>
            <w:noWrap/>
            <w:vAlign w:val="bottom"/>
            <w:hideMark/>
          </w:tcPr>
          <w:p w14:paraId="7EC84B1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2014</w:t>
            </w:r>
          </w:p>
        </w:tc>
        <w:tc>
          <w:tcPr>
            <w:tcW w:w="0" w:type="auto"/>
            <w:tcBorders>
              <w:top w:val="nil"/>
              <w:left w:val="nil"/>
              <w:bottom w:val="nil"/>
              <w:right w:val="nil"/>
            </w:tcBorders>
            <w:shd w:val="clear" w:color="auto" w:fill="auto"/>
            <w:noWrap/>
            <w:vAlign w:val="bottom"/>
            <w:hideMark/>
          </w:tcPr>
          <w:p w14:paraId="64F508B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79.26</w:t>
            </w:r>
          </w:p>
        </w:tc>
        <w:tc>
          <w:tcPr>
            <w:tcW w:w="0" w:type="auto"/>
            <w:tcBorders>
              <w:top w:val="nil"/>
              <w:left w:val="nil"/>
              <w:bottom w:val="nil"/>
              <w:right w:val="nil"/>
            </w:tcBorders>
            <w:shd w:val="clear" w:color="auto" w:fill="auto"/>
            <w:noWrap/>
            <w:vAlign w:val="bottom"/>
            <w:hideMark/>
          </w:tcPr>
          <w:p w14:paraId="275D5025"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1.85</w:t>
            </w:r>
          </w:p>
        </w:tc>
        <w:tc>
          <w:tcPr>
            <w:tcW w:w="0" w:type="auto"/>
            <w:tcBorders>
              <w:top w:val="nil"/>
              <w:left w:val="nil"/>
              <w:bottom w:val="nil"/>
              <w:right w:val="nil"/>
            </w:tcBorders>
            <w:shd w:val="clear" w:color="auto" w:fill="auto"/>
            <w:noWrap/>
            <w:vAlign w:val="bottom"/>
            <w:hideMark/>
          </w:tcPr>
          <w:p w14:paraId="41D85D3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2.30</w:t>
            </w:r>
          </w:p>
        </w:tc>
        <w:tc>
          <w:tcPr>
            <w:tcW w:w="0" w:type="auto"/>
            <w:tcBorders>
              <w:top w:val="nil"/>
              <w:left w:val="nil"/>
              <w:bottom w:val="nil"/>
              <w:right w:val="nil"/>
            </w:tcBorders>
            <w:shd w:val="clear" w:color="auto" w:fill="auto"/>
            <w:noWrap/>
            <w:vAlign w:val="bottom"/>
            <w:hideMark/>
          </w:tcPr>
          <w:p w14:paraId="247D665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1.64</w:t>
            </w:r>
          </w:p>
        </w:tc>
        <w:tc>
          <w:tcPr>
            <w:tcW w:w="0" w:type="auto"/>
            <w:tcBorders>
              <w:top w:val="nil"/>
              <w:left w:val="nil"/>
              <w:bottom w:val="nil"/>
              <w:right w:val="nil"/>
            </w:tcBorders>
            <w:shd w:val="clear" w:color="auto" w:fill="auto"/>
            <w:noWrap/>
            <w:vAlign w:val="bottom"/>
            <w:hideMark/>
          </w:tcPr>
          <w:p w14:paraId="79CC038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80.60</w:t>
            </w:r>
          </w:p>
        </w:tc>
        <w:tc>
          <w:tcPr>
            <w:tcW w:w="0" w:type="auto"/>
            <w:tcBorders>
              <w:top w:val="nil"/>
              <w:left w:val="nil"/>
              <w:bottom w:val="nil"/>
              <w:right w:val="nil"/>
            </w:tcBorders>
            <w:shd w:val="clear" w:color="auto" w:fill="auto"/>
            <w:noWrap/>
            <w:vAlign w:val="bottom"/>
            <w:hideMark/>
          </w:tcPr>
          <w:p w14:paraId="22AF34E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76.68</w:t>
            </w:r>
          </w:p>
        </w:tc>
        <w:tc>
          <w:tcPr>
            <w:tcW w:w="0" w:type="auto"/>
            <w:tcBorders>
              <w:top w:val="nil"/>
              <w:left w:val="nil"/>
              <w:bottom w:val="nil"/>
              <w:right w:val="nil"/>
            </w:tcBorders>
            <w:shd w:val="clear" w:color="auto" w:fill="auto"/>
            <w:noWrap/>
            <w:vAlign w:val="bottom"/>
            <w:hideMark/>
          </w:tcPr>
          <w:p w14:paraId="368DF91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73.64</w:t>
            </w:r>
          </w:p>
        </w:tc>
      </w:tr>
      <w:tr w:rsidR="00B84E37" w:rsidRPr="00E0424F" w14:paraId="4C3C9C04" w14:textId="77777777" w:rsidTr="00B84E37">
        <w:trPr>
          <w:trHeight w:val="300"/>
        </w:trPr>
        <w:tc>
          <w:tcPr>
            <w:tcW w:w="0" w:type="auto"/>
            <w:tcBorders>
              <w:top w:val="nil"/>
              <w:left w:val="nil"/>
              <w:bottom w:val="nil"/>
              <w:right w:val="nil"/>
            </w:tcBorders>
            <w:shd w:val="clear" w:color="auto" w:fill="auto"/>
            <w:noWrap/>
            <w:vAlign w:val="bottom"/>
            <w:hideMark/>
          </w:tcPr>
          <w:p w14:paraId="60EA749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13</w:t>
            </w:r>
          </w:p>
        </w:tc>
        <w:tc>
          <w:tcPr>
            <w:tcW w:w="0" w:type="auto"/>
            <w:tcBorders>
              <w:top w:val="nil"/>
              <w:left w:val="nil"/>
              <w:bottom w:val="nil"/>
              <w:right w:val="nil"/>
            </w:tcBorders>
            <w:shd w:val="clear" w:color="auto" w:fill="auto"/>
            <w:noWrap/>
            <w:vAlign w:val="bottom"/>
            <w:hideMark/>
          </w:tcPr>
          <w:p w14:paraId="1D878047"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England &amp; Wales</w:t>
            </w:r>
          </w:p>
        </w:tc>
        <w:tc>
          <w:tcPr>
            <w:tcW w:w="0" w:type="auto"/>
            <w:tcBorders>
              <w:top w:val="nil"/>
              <w:left w:val="nil"/>
              <w:bottom w:val="nil"/>
              <w:right w:val="nil"/>
            </w:tcBorders>
            <w:shd w:val="clear" w:color="auto" w:fill="auto"/>
            <w:noWrap/>
            <w:vAlign w:val="bottom"/>
            <w:hideMark/>
          </w:tcPr>
          <w:p w14:paraId="7250D8D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1900</w:t>
            </w:r>
          </w:p>
        </w:tc>
        <w:tc>
          <w:tcPr>
            <w:tcW w:w="0" w:type="auto"/>
            <w:tcBorders>
              <w:top w:val="nil"/>
              <w:left w:val="nil"/>
              <w:bottom w:val="nil"/>
              <w:right w:val="nil"/>
            </w:tcBorders>
            <w:shd w:val="clear" w:color="auto" w:fill="auto"/>
            <w:noWrap/>
            <w:vAlign w:val="bottom"/>
            <w:hideMark/>
          </w:tcPr>
          <w:p w14:paraId="229BA10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2013</w:t>
            </w:r>
          </w:p>
        </w:tc>
        <w:tc>
          <w:tcPr>
            <w:tcW w:w="0" w:type="auto"/>
            <w:tcBorders>
              <w:top w:val="nil"/>
              <w:left w:val="nil"/>
              <w:bottom w:val="nil"/>
              <w:right w:val="nil"/>
            </w:tcBorders>
            <w:shd w:val="clear" w:color="auto" w:fill="auto"/>
            <w:noWrap/>
            <w:vAlign w:val="bottom"/>
            <w:hideMark/>
          </w:tcPr>
          <w:p w14:paraId="477D32D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79.23</w:t>
            </w:r>
          </w:p>
        </w:tc>
        <w:tc>
          <w:tcPr>
            <w:tcW w:w="0" w:type="auto"/>
            <w:tcBorders>
              <w:top w:val="nil"/>
              <w:left w:val="nil"/>
              <w:bottom w:val="nil"/>
              <w:right w:val="nil"/>
            </w:tcBorders>
            <w:shd w:val="clear" w:color="auto" w:fill="auto"/>
            <w:noWrap/>
            <w:vAlign w:val="bottom"/>
            <w:hideMark/>
          </w:tcPr>
          <w:p w14:paraId="2913CC1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1.91</w:t>
            </w:r>
          </w:p>
        </w:tc>
        <w:tc>
          <w:tcPr>
            <w:tcW w:w="0" w:type="auto"/>
            <w:tcBorders>
              <w:top w:val="nil"/>
              <w:left w:val="nil"/>
              <w:bottom w:val="nil"/>
              <w:right w:val="nil"/>
            </w:tcBorders>
            <w:shd w:val="clear" w:color="auto" w:fill="auto"/>
            <w:noWrap/>
            <w:vAlign w:val="bottom"/>
            <w:hideMark/>
          </w:tcPr>
          <w:p w14:paraId="7788E5A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2.37</w:t>
            </w:r>
          </w:p>
        </w:tc>
        <w:tc>
          <w:tcPr>
            <w:tcW w:w="0" w:type="auto"/>
            <w:tcBorders>
              <w:top w:val="nil"/>
              <w:left w:val="nil"/>
              <w:bottom w:val="nil"/>
              <w:right w:val="nil"/>
            </w:tcBorders>
            <w:shd w:val="clear" w:color="auto" w:fill="auto"/>
            <w:noWrap/>
            <w:vAlign w:val="bottom"/>
            <w:hideMark/>
          </w:tcPr>
          <w:p w14:paraId="59DFB91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1.70</w:t>
            </w:r>
          </w:p>
        </w:tc>
        <w:tc>
          <w:tcPr>
            <w:tcW w:w="0" w:type="auto"/>
            <w:tcBorders>
              <w:top w:val="nil"/>
              <w:left w:val="nil"/>
              <w:bottom w:val="nil"/>
              <w:right w:val="nil"/>
            </w:tcBorders>
            <w:shd w:val="clear" w:color="auto" w:fill="auto"/>
            <w:noWrap/>
            <w:vAlign w:val="bottom"/>
            <w:hideMark/>
          </w:tcPr>
          <w:p w14:paraId="76CDB89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79.71</w:t>
            </w:r>
          </w:p>
        </w:tc>
        <w:tc>
          <w:tcPr>
            <w:tcW w:w="0" w:type="auto"/>
            <w:tcBorders>
              <w:top w:val="nil"/>
              <w:left w:val="nil"/>
              <w:bottom w:val="nil"/>
              <w:right w:val="nil"/>
            </w:tcBorders>
            <w:shd w:val="clear" w:color="auto" w:fill="auto"/>
            <w:noWrap/>
            <w:vAlign w:val="bottom"/>
            <w:hideMark/>
          </w:tcPr>
          <w:p w14:paraId="4D2F935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76.20</w:t>
            </w:r>
          </w:p>
        </w:tc>
        <w:tc>
          <w:tcPr>
            <w:tcW w:w="0" w:type="auto"/>
            <w:tcBorders>
              <w:top w:val="nil"/>
              <w:left w:val="nil"/>
              <w:bottom w:val="nil"/>
              <w:right w:val="nil"/>
            </w:tcBorders>
            <w:shd w:val="clear" w:color="auto" w:fill="auto"/>
            <w:noWrap/>
            <w:vAlign w:val="bottom"/>
            <w:hideMark/>
          </w:tcPr>
          <w:p w14:paraId="3534F8E1"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73.81</w:t>
            </w:r>
          </w:p>
        </w:tc>
      </w:tr>
      <w:tr w:rsidR="00B84E37" w:rsidRPr="00E0424F" w14:paraId="351B83B4" w14:textId="77777777" w:rsidTr="00B84E37">
        <w:trPr>
          <w:trHeight w:val="300"/>
        </w:trPr>
        <w:tc>
          <w:tcPr>
            <w:tcW w:w="0" w:type="auto"/>
            <w:tcBorders>
              <w:top w:val="nil"/>
              <w:left w:val="nil"/>
              <w:bottom w:val="nil"/>
              <w:right w:val="nil"/>
            </w:tcBorders>
            <w:shd w:val="clear" w:color="auto" w:fill="auto"/>
            <w:noWrap/>
            <w:vAlign w:val="bottom"/>
            <w:hideMark/>
          </w:tcPr>
          <w:p w14:paraId="4C3A1BD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14</w:t>
            </w:r>
          </w:p>
        </w:tc>
        <w:tc>
          <w:tcPr>
            <w:tcW w:w="0" w:type="auto"/>
            <w:tcBorders>
              <w:top w:val="nil"/>
              <w:left w:val="nil"/>
              <w:bottom w:val="nil"/>
              <w:right w:val="nil"/>
            </w:tcBorders>
            <w:shd w:val="clear" w:color="auto" w:fill="auto"/>
            <w:noWrap/>
            <w:vAlign w:val="bottom"/>
            <w:hideMark/>
          </w:tcPr>
          <w:p w14:paraId="6C4B17DD"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Ireland</w:t>
            </w:r>
          </w:p>
        </w:tc>
        <w:tc>
          <w:tcPr>
            <w:tcW w:w="0" w:type="auto"/>
            <w:tcBorders>
              <w:top w:val="nil"/>
              <w:left w:val="nil"/>
              <w:bottom w:val="nil"/>
              <w:right w:val="nil"/>
            </w:tcBorders>
            <w:shd w:val="clear" w:color="auto" w:fill="auto"/>
            <w:noWrap/>
            <w:vAlign w:val="bottom"/>
            <w:hideMark/>
          </w:tcPr>
          <w:p w14:paraId="17DF76C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1950</w:t>
            </w:r>
          </w:p>
        </w:tc>
        <w:tc>
          <w:tcPr>
            <w:tcW w:w="0" w:type="auto"/>
            <w:tcBorders>
              <w:top w:val="nil"/>
              <w:left w:val="nil"/>
              <w:bottom w:val="nil"/>
              <w:right w:val="nil"/>
            </w:tcBorders>
            <w:shd w:val="clear" w:color="auto" w:fill="auto"/>
            <w:noWrap/>
            <w:vAlign w:val="bottom"/>
            <w:hideMark/>
          </w:tcPr>
          <w:p w14:paraId="72DD06C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2014</w:t>
            </w:r>
          </w:p>
        </w:tc>
        <w:tc>
          <w:tcPr>
            <w:tcW w:w="0" w:type="auto"/>
            <w:tcBorders>
              <w:top w:val="nil"/>
              <w:left w:val="nil"/>
              <w:bottom w:val="nil"/>
              <w:right w:val="nil"/>
            </w:tcBorders>
            <w:shd w:val="clear" w:color="auto" w:fill="auto"/>
            <w:noWrap/>
            <w:vAlign w:val="bottom"/>
            <w:hideMark/>
          </w:tcPr>
          <w:p w14:paraId="245B34D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79.16</w:t>
            </w:r>
          </w:p>
        </w:tc>
        <w:tc>
          <w:tcPr>
            <w:tcW w:w="0" w:type="auto"/>
            <w:tcBorders>
              <w:top w:val="nil"/>
              <w:left w:val="nil"/>
              <w:bottom w:val="nil"/>
              <w:right w:val="nil"/>
            </w:tcBorders>
            <w:shd w:val="clear" w:color="auto" w:fill="auto"/>
            <w:noWrap/>
            <w:vAlign w:val="bottom"/>
            <w:hideMark/>
          </w:tcPr>
          <w:p w14:paraId="5A0665C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1.91</w:t>
            </w:r>
          </w:p>
        </w:tc>
        <w:tc>
          <w:tcPr>
            <w:tcW w:w="0" w:type="auto"/>
            <w:tcBorders>
              <w:top w:val="nil"/>
              <w:left w:val="nil"/>
              <w:bottom w:val="nil"/>
              <w:right w:val="nil"/>
            </w:tcBorders>
            <w:shd w:val="clear" w:color="auto" w:fill="auto"/>
            <w:noWrap/>
            <w:vAlign w:val="bottom"/>
            <w:hideMark/>
          </w:tcPr>
          <w:p w14:paraId="427B8F69"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2.37</w:t>
            </w:r>
          </w:p>
        </w:tc>
        <w:tc>
          <w:tcPr>
            <w:tcW w:w="0" w:type="auto"/>
            <w:tcBorders>
              <w:top w:val="nil"/>
              <w:left w:val="nil"/>
              <w:bottom w:val="nil"/>
              <w:right w:val="nil"/>
            </w:tcBorders>
            <w:shd w:val="clear" w:color="auto" w:fill="auto"/>
            <w:noWrap/>
            <w:vAlign w:val="bottom"/>
            <w:hideMark/>
          </w:tcPr>
          <w:p w14:paraId="19397C4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1.69</w:t>
            </w:r>
          </w:p>
        </w:tc>
        <w:tc>
          <w:tcPr>
            <w:tcW w:w="0" w:type="auto"/>
            <w:tcBorders>
              <w:top w:val="nil"/>
              <w:left w:val="nil"/>
              <w:bottom w:val="nil"/>
              <w:right w:val="nil"/>
            </w:tcBorders>
            <w:shd w:val="clear" w:color="auto" w:fill="auto"/>
            <w:noWrap/>
            <w:vAlign w:val="bottom"/>
            <w:hideMark/>
          </w:tcPr>
          <w:p w14:paraId="4D60533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79.43</w:t>
            </w:r>
          </w:p>
        </w:tc>
        <w:tc>
          <w:tcPr>
            <w:tcW w:w="0" w:type="auto"/>
            <w:tcBorders>
              <w:top w:val="nil"/>
              <w:left w:val="nil"/>
              <w:bottom w:val="nil"/>
              <w:right w:val="nil"/>
            </w:tcBorders>
            <w:shd w:val="clear" w:color="auto" w:fill="auto"/>
            <w:noWrap/>
            <w:vAlign w:val="bottom"/>
            <w:hideMark/>
          </w:tcPr>
          <w:p w14:paraId="0364D55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76.16</w:t>
            </w:r>
          </w:p>
        </w:tc>
        <w:tc>
          <w:tcPr>
            <w:tcW w:w="0" w:type="auto"/>
            <w:tcBorders>
              <w:top w:val="nil"/>
              <w:left w:val="nil"/>
              <w:bottom w:val="nil"/>
              <w:right w:val="nil"/>
            </w:tcBorders>
            <w:shd w:val="clear" w:color="auto" w:fill="auto"/>
            <w:noWrap/>
            <w:vAlign w:val="bottom"/>
            <w:hideMark/>
          </w:tcPr>
          <w:p w14:paraId="4E58860D"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73.84</w:t>
            </w:r>
          </w:p>
        </w:tc>
      </w:tr>
      <w:tr w:rsidR="00B84E37" w:rsidRPr="00E0424F" w14:paraId="50269E11" w14:textId="77777777" w:rsidTr="00B84E37">
        <w:trPr>
          <w:trHeight w:val="300"/>
        </w:trPr>
        <w:tc>
          <w:tcPr>
            <w:tcW w:w="0" w:type="auto"/>
            <w:tcBorders>
              <w:top w:val="nil"/>
              <w:left w:val="nil"/>
              <w:bottom w:val="nil"/>
              <w:right w:val="nil"/>
            </w:tcBorders>
            <w:shd w:val="clear" w:color="auto" w:fill="auto"/>
            <w:noWrap/>
            <w:vAlign w:val="bottom"/>
            <w:hideMark/>
          </w:tcPr>
          <w:p w14:paraId="7B98683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15</w:t>
            </w:r>
          </w:p>
        </w:tc>
        <w:tc>
          <w:tcPr>
            <w:tcW w:w="0" w:type="auto"/>
            <w:tcBorders>
              <w:top w:val="nil"/>
              <w:left w:val="nil"/>
              <w:bottom w:val="nil"/>
              <w:right w:val="nil"/>
            </w:tcBorders>
            <w:shd w:val="clear" w:color="auto" w:fill="auto"/>
            <w:noWrap/>
            <w:vAlign w:val="bottom"/>
            <w:hideMark/>
          </w:tcPr>
          <w:p w14:paraId="20E28E99"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Netherlands</w:t>
            </w:r>
          </w:p>
        </w:tc>
        <w:tc>
          <w:tcPr>
            <w:tcW w:w="0" w:type="auto"/>
            <w:tcBorders>
              <w:top w:val="nil"/>
              <w:left w:val="nil"/>
              <w:bottom w:val="nil"/>
              <w:right w:val="nil"/>
            </w:tcBorders>
            <w:shd w:val="clear" w:color="auto" w:fill="auto"/>
            <w:noWrap/>
            <w:vAlign w:val="bottom"/>
            <w:hideMark/>
          </w:tcPr>
          <w:p w14:paraId="2E85593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1900</w:t>
            </w:r>
          </w:p>
        </w:tc>
        <w:tc>
          <w:tcPr>
            <w:tcW w:w="0" w:type="auto"/>
            <w:tcBorders>
              <w:top w:val="nil"/>
              <w:left w:val="nil"/>
              <w:bottom w:val="nil"/>
              <w:right w:val="nil"/>
            </w:tcBorders>
            <w:shd w:val="clear" w:color="auto" w:fill="auto"/>
            <w:noWrap/>
            <w:vAlign w:val="bottom"/>
            <w:hideMark/>
          </w:tcPr>
          <w:p w14:paraId="4CBCD12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2012</w:t>
            </w:r>
          </w:p>
        </w:tc>
        <w:tc>
          <w:tcPr>
            <w:tcW w:w="0" w:type="auto"/>
            <w:tcBorders>
              <w:top w:val="nil"/>
              <w:left w:val="nil"/>
              <w:bottom w:val="nil"/>
              <w:right w:val="nil"/>
            </w:tcBorders>
            <w:shd w:val="clear" w:color="auto" w:fill="auto"/>
            <w:noWrap/>
            <w:vAlign w:val="bottom"/>
            <w:hideMark/>
          </w:tcPr>
          <w:p w14:paraId="02B078C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79.14</w:t>
            </w:r>
          </w:p>
        </w:tc>
        <w:tc>
          <w:tcPr>
            <w:tcW w:w="0" w:type="auto"/>
            <w:tcBorders>
              <w:top w:val="nil"/>
              <w:left w:val="nil"/>
              <w:bottom w:val="nil"/>
              <w:right w:val="nil"/>
            </w:tcBorders>
            <w:shd w:val="clear" w:color="auto" w:fill="auto"/>
            <w:noWrap/>
            <w:vAlign w:val="bottom"/>
            <w:hideMark/>
          </w:tcPr>
          <w:p w14:paraId="4716E35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1.97</w:t>
            </w:r>
          </w:p>
        </w:tc>
        <w:tc>
          <w:tcPr>
            <w:tcW w:w="0" w:type="auto"/>
            <w:tcBorders>
              <w:top w:val="nil"/>
              <w:left w:val="nil"/>
              <w:bottom w:val="nil"/>
              <w:right w:val="nil"/>
            </w:tcBorders>
            <w:shd w:val="clear" w:color="auto" w:fill="auto"/>
            <w:noWrap/>
            <w:vAlign w:val="bottom"/>
            <w:hideMark/>
          </w:tcPr>
          <w:p w14:paraId="541CEB35"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2.43</w:t>
            </w:r>
          </w:p>
        </w:tc>
        <w:tc>
          <w:tcPr>
            <w:tcW w:w="0" w:type="auto"/>
            <w:tcBorders>
              <w:top w:val="nil"/>
              <w:left w:val="nil"/>
              <w:bottom w:val="nil"/>
              <w:right w:val="nil"/>
            </w:tcBorders>
            <w:shd w:val="clear" w:color="auto" w:fill="auto"/>
            <w:noWrap/>
            <w:vAlign w:val="bottom"/>
            <w:hideMark/>
          </w:tcPr>
          <w:p w14:paraId="7478363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1.76</w:t>
            </w:r>
          </w:p>
        </w:tc>
        <w:tc>
          <w:tcPr>
            <w:tcW w:w="0" w:type="auto"/>
            <w:tcBorders>
              <w:top w:val="nil"/>
              <w:left w:val="nil"/>
              <w:bottom w:val="nil"/>
              <w:right w:val="nil"/>
            </w:tcBorders>
            <w:shd w:val="clear" w:color="auto" w:fill="auto"/>
            <w:noWrap/>
            <w:vAlign w:val="bottom"/>
            <w:hideMark/>
          </w:tcPr>
          <w:p w14:paraId="42C55771"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79.20</w:t>
            </w:r>
          </w:p>
        </w:tc>
        <w:tc>
          <w:tcPr>
            <w:tcW w:w="0" w:type="auto"/>
            <w:tcBorders>
              <w:top w:val="nil"/>
              <w:left w:val="nil"/>
              <w:bottom w:val="nil"/>
              <w:right w:val="nil"/>
            </w:tcBorders>
            <w:shd w:val="clear" w:color="auto" w:fill="auto"/>
            <w:noWrap/>
            <w:vAlign w:val="bottom"/>
            <w:hideMark/>
          </w:tcPr>
          <w:p w14:paraId="27B85402"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75.93</w:t>
            </w:r>
          </w:p>
        </w:tc>
        <w:tc>
          <w:tcPr>
            <w:tcW w:w="0" w:type="auto"/>
            <w:tcBorders>
              <w:top w:val="nil"/>
              <w:left w:val="nil"/>
              <w:bottom w:val="nil"/>
              <w:right w:val="nil"/>
            </w:tcBorders>
            <w:shd w:val="clear" w:color="auto" w:fill="auto"/>
            <w:noWrap/>
            <w:vAlign w:val="bottom"/>
            <w:hideMark/>
          </w:tcPr>
          <w:p w14:paraId="657B8EE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73.79</w:t>
            </w:r>
          </w:p>
        </w:tc>
      </w:tr>
      <w:tr w:rsidR="00B84E37" w:rsidRPr="00E0424F" w14:paraId="00655F54" w14:textId="77777777" w:rsidTr="00B84E37">
        <w:trPr>
          <w:trHeight w:val="300"/>
        </w:trPr>
        <w:tc>
          <w:tcPr>
            <w:tcW w:w="0" w:type="auto"/>
            <w:tcBorders>
              <w:top w:val="nil"/>
              <w:left w:val="nil"/>
              <w:bottom w:val="nil"/>
              <w:right w:val="nil"/>
            </w:tcBorders>
            <w:shd w:val="clear" w:color="auto" w:fill="auto"/>
            <w:noWrap/>
            <w:vAlign w:val="bottom"/>
            <w:hideMark/>
          </w:tcPr>
          <w:p w14:paraId="748AE41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16</w:t>
            </w:r>
          </w:p>
        </w:tc>
        <w:tc>
          <w:tcPr>
            <w:tcW w:w="0" w:type="auto"/>
            <w:tcBorders>
              <w:top w:val="nil"/>
              <w:left w:val="nil"/>
              <w:bottom w:val="nil"/>
              <w:right w:val="nil"/>
            </w:tcBorders>
            <w:shd w:val="clear" w:color="auto" w:fill="auto"/>
            <w:noWrap/>
            <w:vAlign w:val="bottom"/>
            <w:hideMark/>
          </w:tcPr>
          <w:p w14:paraId="0F5C3D9D"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Luxembourg</w:t>
            </w:r>
          </w:p>
        </w:tc>
        <w:tc>
          <w:tcPr>
            <w:tcW w:w="0" w:type="auto"/>
            <w:tcBorders>
              <w:top w:val="nil"/>
              <w:left w:val="nil"/>
              <w:bottom w:val="nil"/>
              <w:right w:val="nil"/>
            </w:tcBorders>
            <w:shd w:val="clear" w:color="auto" w:fill="auto"/>
            <w:noWrap/>
            <w:vAlign w:val="bottom"/>
            <w:hideMark/>
          </w:tcPr>
          <w:p w14:paraId="60B476F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1960</w:t>
            </w:r>
          </w:p>
        </w:tc>
        <w:tc>
          <w:tcPr>
            <w:tcW w:w="0" w:type="auto"/>
            <w:tcBorders>
              <w:top w:val="nil"/>
              <w:left w:val="nil"/>
              <w:bottom w:val="nil"/>
              <w:right w:val="nil"/>
            </w:tcBorders>
            <w:shd w:val="clear" w:color="auto" w:fill="auto"/>
            <w:noWrap/>
            <w:vAlign w:val="bottom"/>
            <w:hideMark/>
          </w:tcPr>
          <w:p w14:paraId="0645C8A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2014</w:t>
            </w:r>
          </w:p>
        </w:tc>
        <w:tc>
          <w:tcPr>
            <w:tcW w:w="0" w:type="auto"/>
            <w:tcBorders>
              <w:top w:val="nil"/>
              <w:left w:val="nil"/>
              <w:bottom w:val="nil"/>
              <w:right w:val="nil"/>
            </w:tcBorders>
            <w:shd w:val="clear" w:color="auto" w:fill="auto"/>
            <w:noWrap/>
            <w:vAlign w:val="bottom"/>
            <w:hideMark/>
          </w:tcPr>
          <w:p w14:paraId="3E2EF14D"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79.12</w:t>
            </w:r>
          </w:p>
        </w:tc>
        <w:tc>
          <w:tcPr>
            <w:tcW w:w="0" w:type="auto"/>
            <w:tcBorders>
              <w:top w:val="nil"/>
              <w:left w:val="nil"/>
              <w:bottom w:val="nil"/>
              <w:right w:val="nil"/>
            </w:tcBorders>
            <w:shd w:val="clear" w:color="auto" w:fill="auto"/>
            <w:noWrap/>
            <w:vAlign w:val="bottom"/>
            <w:hideMark/>
          </w:tcPr>
          <w:p w14:paraId="29EBF9E1"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1.96</w:t>
            </w:r>
          </w:p>
        </w:tc>
        <w:tc>
          <w:tcPr>
            <w:tcW w:w="0" w:type="auto"/>
            <w:tcBorders>
              <w:top w:val="nil"/>
              <w:left w:val="nil"/>
              <w:bottom w:val="nil"/>
              <w:right w:val="nil"/>
            </w:tcBorders>
            <w:shd w:val="clear" w:color="auto" w:fill="auto"/>
            <w:noWrap/>
            <w:vAlign w:val="bottom"/>
            <w:hideMark/>
          </w:tcPr>
          <w:p w14:paraId="5CDDFD9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2.40</w:t>
            </w:r>
          </w:p>
        </w:tc>
        <w:tc>
          <w:tcPr>
            <w:tcW w:w="0" w:type="auto"/>
            <w:tcBorders>
              <w:top w:val="nil"/>
              <w:left w:val="nil"/>
              <w:bottom w:val="nil"/>
              <w:right w:val="nil"/>
            </w:tcBorders>
            <w:shd w:val="clear" w:color="auto" w:fill="auto"/>
            <w:noWrap/>
            <w:vAlign w:val="bottom"/>
            <w:hideMark/>
          </w:tcPr>
          <w:p w14:paraId="4B563CF5"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1.74</w:t>
            </w:r>
          </w:p>
        </w:tc>
        <w:tc>
          <w:tcPr>
            <w:tcW w:w="0" w:type="auto"/>
            <w:tcBorders>
              <w:top w:val="nil"/>
              <w:left w:val="nil"/>
              <w:bottom w:val="nil"/>
              <w:right w:val="nil"/>
            </w:tcBorders>
            <w:shd w:val="clear" w:color="auto" w:fill="auto"/>
            <w:noWrap/>
            <w:vAlign w:val="bottom"/>
            <w:hideMark/>
          </w:tcPr>
          <w:p w14:paraId="466D583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79.77</w:t>
            </w:r>
          </w:p>
        </w:tc>
        <w:tc>
          <w:tcPr>
            <w:tcW w:w="0" w:type="auto"/>
            <w:tcBorders>
              <w:top w:val="nil"/>
              <w:left w:val="nil"/>
              <w:bottom w:val="nil"/>
              <w:right w:val="nil"/>
            </w:tcBorders>
            <w:shd w:val="clear" w:color="auto" w:fill="auto"/>
            <w:noWrap/>
            <w:vAlign w:val="bottom"/>
            <w:hideMark/>
          </w:tcPr>
          <w:p w14:paraId="6BDD642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76.06</w:t>
            </w:r>
          </w:p>
        </w:tc>
        <w:tc>
          <w:tcPr>
            <w:tcW w:w="0" w:type="auto"/>
            <w:tcBorders>
              <w:top w:val="nil"/>
              <w:left w:val="nil"/>
              <w:bottom w:val="nil"/>
              <w:right w:val="nil"/>
            </w:tcBorders>
            <w:shd w:val="clear" w:color="auto" w:fill="auto"/>
            <w:noWrap/>
            <w:vAlign w:val="bottom"/>
            <w:hideMark/>
          </w:tcPr>
          <w:p w14:paraId="2758454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73.53</w:t>
            </w:r>
          </w:p>
        </w:tc>
      </w:tr>
      <w:tr w:rsidR="00B84E37" w:rsidRPr="00E0424F" w14:paraId="3D0AB05D" w14:textId="77777777" w:rsidTr="00B84E37">
        <w:trPr>
          <w:trHeight w:val="300"/>
        </w:trPr>
        <w:tc>
          <w:tcPr>
            <w:tcW w:w="0" w:type="auto"/>
            <w:tcBorders>
              <w:top w:val="nil"/>
              <w:left w:val="nil"/>
              <w:bottom w:val="nil"/>
              <w:right w:val="nil"/>
            </w:tcBorders>
            <w:shd w:val="clear" w:color="auto" w:fill="auto"/>
            <w:noWrap/>
            <w:vAlign w:val="bottom"/>
            <w:hideMark/>
          </w:tcPr>
          <w:p w14:paraId="4C06BA09"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17</w:t>
            </w:r>
          </w:p>
        </w:tc>
        <w:tc>
          <w:tcPr>
            <w:tcW w:w="0" w:type="auto"/>
            <w:tcBorders>
              <w:top w:val="nil"/>
              <w:left w:val="nil"/>
              <w:bottom w:val="nil"/>
              <w:right w:val="nil"/>
            </w:tcBorders>
            <w:shd w:val="clear" w:color="auto" w:fill="auto"/>
            <w:noWrap/>
            <w:vAlign w:val="bottom"/>
            <w:hideMark/>
          </w:tcPr>
          <w:p w14:paraId="391BBEAB"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NZ non-Maori</w:t>
            </w:r>
          </w:p>
        </w:tc>
        <w:tc>
          <w:tcPr>
            <w:tcW w:w="0" w:type="auto"/>
            <w:tcBorders>
              <w:top w:val="nil"/>
              <w:left w:val="nil"/>
              <w:bottom w:val="nil"/>
              <w:right w:val="nil"/>
            </w:tcBorders>
            <w:shd w:val="clear" w:color="auto" w:fill="auto"/>
            <w:noWrap/>
            <w:vAlign w:val="bottom"/>
            <w:hideMark/>
          </w:tcPr>
          <w:p w14:paraId="786E6E59"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1901</w:t>
            </w:r>
          </w:p>
        </w:tc>
        <w:tc>
          <w:tcPr>
            <w:tcW w:w="0" w:type="auto"/>
            <w:tcBorders>
              <w:top w:val="nil"/>
              <w:left w:val="nil"/>
              <w:bottom w:val="nil"/>
              <w:right w:val="nil"/>
            </w:tcBorders>
            <w:shd w:val="clear" w:color="auto" w:fill="auto"/>
            <w:noWrap/>
            <w:vAlign w:val="bottom"/>
            <w:hideMark/>
          </w:tcPr>
          <w:p w14:paraId="3F8C506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2008</w:t>
            </w:r>
          </w:p>
        </w:tc>
        <w:tc>
          <w:tcPr>
            <w:tcW w:w="0" w:type="auto"/>
            <w:tcBorders>
              <w:top w:val="nil"/>
              <w:left w:val="nil"/>
              <w:bottom w:val="nil"/>
              <w:right w:val="nil"/>
            </w:tcBorders>
            <w:shd w:val="clear" w:color="auto" w:fill="auto"/>
            <w:noWrap/>
            <w:vAlign w:val="bottom"/>
            <w:hideMark/>
          </w:tcPr>
          <w:p w14:paraId="04F66EC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79.05</w:t>
            </w:r>
          </w:p>
        </w:tc>
        <w:tc>
          <w:tcPr>
            <w:tcW w:w="0" w:type="auto"/>
            <w:tcBorders>
              <w:top w:val="nil"/>
              <w:left w:val="nil"/>
              <w:bottom w:val="nil"/>
              <w:right w:val="nil"/>
            </w:tcBorders>
            <w:shd w:val="clear" w:color="auto" w:fill="auto"/>
            <w:noWrap/>
            <w:vAlign w:val="bottom"/>
            <w:hideMark/>
          </w:tcPr>
          <w:p w14:paraId="7D052B9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1.89</w:t>
            </w:r>
          </w:p>
        </w:tc>
        <w:tc>
          <w:tcPr>
            <w:tcW w:w="0" w:type="auto"/>
            <w:tcBorders>
              <w:top w:val="nil"/>
              <w:left w:val="nil"/>
              <w:bottom w:val="nil"/>
              <w:right w:val="nil"/>
            </w:tcBorders>
            <w:shd w:val="clear" w:color="auto" w:fill="auto"/>
            <w:noWrap/>
            <w:vAlign w:val="bottom"/>
            <w:hideMark/>
          </w:tcPr>
          <w:p w14:paraId="4A6776B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2.35</w:t>
            </w:r>
          </w:p>
        </w:tc>
        <w:tc>
          <w:tcPr>
            <w:tcW w:w="0" w:type="auto"/>
            <w:tcBorders>
              <w:top w:val="nil"/>
              <w:left w:val="nil"/>
              <w:bottom w:val="nil"/>
              <w:right w:val="nil"/>
            </w:tcBorders>
            <w:shd w:val="clear" w:color="auto" w:fill="auto"/>
            <w:noWrap/>
            <w:vAlign w:val="bottom"/>
            <w:hideMark/>
          </w:tcPr>
          <w:p w14:paraId="7E41F902"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1.66</w:t>
            </w:r>
          </w:p>
        </w:tc>
        <w:tc>
          <w:tcPr>
            <w:tcW w:w="0" w:type="auto"/>
            <w:tcBorders>
              <w:top w:val="nil"/>
              <w:left w:val="nil"/>
              <w:bottom w:val="nil"/>
              <w:right w:val="nil"/>
            </w:tcBorders>
            <w:shd w:val="clear" w:color="auto" w:fill="auto"/>
            <w:noWrap/>
            <w:vAlign w:val="bottom"/>
            <w:hideMark/>
          </w:tcPr>
          <w:p w14:paraId="43FABA3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79.44</w:t>
            </w:r>
          </w:p>
        </w:tc>
        <w:tc>
          <w:tcPr>
            <w:tcW w:w="0" w:type="auto"/>
            <w:tcBorders>
              <w:top w:val="nil"/>
              <w:left w:val="nil"/>
              <w:bottom w:val="nil"/>
              <w:right w:val="nil"/>
            </w:tcBorders>
            <w:shd w:val="clear" w:color="auto" w:fill="auto"/>
            <w:noWrap/>
            <w:vAlign w:val="bottom"/>
            <w:hideMark/>
          </w:tcPr>
          <w:p w14:paraId="04C68675"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76.21</w:t>
            </w:r>
          </w:p>
        </w:tc>
        <w:tc>
          <w:tcPr>
            <w:tcW w:w="0" w:type="auto"/>
            <w:tcBorders>
              <w:top w:val="nil"/>
              <w:left w:val="nil"/>
              <w:bottom w:val="nil"/>
              <w:right w:val="nil"/>
            </w:tcBorders>
            <w:shd w:val="clear" w:color="auto" w:fill="auto"/>
            <w:noWrap/>
            <w:vAlign w:val="bottom"/>
            <w:hideMark/>
          </w:tcPr>
          <w:p w14:paraId="4F20EC01"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74.00</w:t>
            </w:r>
          </w:p>
        </w:tc>
      </w:tr>
      <w:tr w:rsidR="00B84E37" w:rsidRPr="00E0424F" w14:paraId="5F10BFAD" w14:textId="77777777" w:rsidTr="00B84E37">
        <w:trPr>
          <w:trHeight w:val="300"/>
        </w:trPr>
        <w:tc>
          <w:tcPr>
            <w:tcW w:w="0" w:type="auto"/>
            <w:tcBorders>
              <w:top w:val="nil"/>
              <w:left w:val="nil"/>
              <w:bottom w:val="nil"/>
              <w:right w:val="nil"/>
            </w:tcBorders>
            <w:shd w:val="clear" w:color="auto" w:fill="auto"/>
            <w:noWrap/>
            <w:vAlign w:val="bottom"/>
            <w:hideMark/>
          </w:tcPr>
          <w:p w14:paraId="5E1CBCF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18</w:t>
            </w:r>
          </w:p>
        </w:tc>
        <w:tc>
          <w:tcPr>
            <w:tcW w:w="0" w:type="auto"/>
            <w:tcBorders>
              <w:top w:val="nil"/>
              <w:left w:val="nil"/>
              <w:bottom w:val="nil"/>
              <w:right w:val="nil"/>
            </w:tcBorders>
            <w:shd w:val="clear" w:color="auto" w:fill="auto"/>
            <w:noWrap/>
            <w:vAlign w:val="bottom"/>
            <w:hideMark/>
          </w:tcPr>
          <w:p w14:paraId="0F8B5AFB"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UK</w:t>
            </w:r>
          </w:p>
        </w:tc>
        <w:tc>
          <w:tcPr>
            <w:tcW w:w="0" w:type="auto"/>
            <w:tcBorders>
              <w:top w:val="nil"/>
              <w:left w:val="nil"/>
              <w:bottom w:val="nil"/>
              <w:right w:val="nil"/>
            </w:tcBorders>
            <w:shd w:val="clear" w:color="auto" w:fill="auto"/>
            <w:noWrap/>
            <w:vAlign w:val="bottom"/>
            <w:hideMark/>
          </w:tcPr>
          <w:p w14:paraId="702E089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1922</w:t>
            </w:r>
          </w:p>
        </w:tc>
        <w:tc>
          <w:tcPr>
            <w:tcW w:w="0" w:type="auto"/>
            <w:tcBorders>
              <w:top w:val="nil"/>
              <w:left w:val="nil"/>
              <w:bottom w:val="nil"/>
              <w:right w:val="nil"/>
            </w:tcBorders>
            <w:shd w:val="clear" w:color="auto" w:fill="auto"/>
            <w:noWrap/>
            <w:vAlign w:val="bottom"/>
            <w:hideMark/>
          </w:tcPr>
          <w:p w14:paraId="310BF4D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2013</w:t>
            </w:r>
          </w:p>
        </w:tc>
        <w:tc>
          <w:tcPr>
            <w:tcW w:w="0" w:type="auto"/>
            <w:tcBorders>
              <w:top w:val="nil"/>
              <w:left w:val="nil"/>
              <w:bottom w:val="nil"/>
              <w:right w:val="nil"/>
            </w:tcBorders>
            <w:shd w:val="clear" w:color="auto" w:fill="auto"/>
            <w:noWrap/>
            <w:vAlign w:val="bottom"/>
            <w:hideMark/>
          </w:tcPr>
          <w:p w14:paraId="32BD1601"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79.01</w:t>
            </w:r>
          </w:p>
        </w:tc>
        <w:tc>
          <w:tcPr>
            <w:tcW w:w="0" w:type="auto"/>
            <w:tcBorders>
              <w:top w:val="nil"/>
              <w:left w:val="nil"/>
              <w:bottom w:val="nil"/>
              <w:right w:val="nil"/>
            </w:tcBorders>
            <w:shd w:val="clear" w:color="auto" w:fill="auto"/>
            <w:noWrap/>
            <w:vAlign w:val="bottom"/>
            <w:hideMark/>
          </w:tcPr>
          <w:p w14:paraId="1B01F0C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1.90</w:t>
            </w:r>
          </w:p>
        </w:tc>
        <w:tc>
          <w:tcPr>
            <w:tcW w:w="0" w:type="auto"/>
            <w:tcBorders>
              <w:top w:val="nil"/>
              <w:left w:val="nil"/>
              <w:bottom w:val="nil"/>
              <w:right w:val="nil"/>
            </w:tcBorders>
            <w:shd w:val="clear" w:color="auto" w:fill="auto"/>
            <w:noWrap/>
            <w:vAlign w:val="bottom"/>
            <w:hideMark/>
          </w:tcPr>
          <w:p w14:paraId="347F59B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2.36</w:t>
            </w:r>
          </w:p>
        </w:tc>
        <w:tc>
          <w:tcPr>
            <w:tcW w:w="0" w:type="auto"/>
            <w:tcBorders>
              <w:top w:val="nil"/>
              <w:left w:val="nil"/>
              <w:bottom w:val="nil"/>
              <w:right w:val="nil"/>
            </w:tcBorders>
            <w:shd w:val="clear" w:color="auto" w:fill="auto"/>
            <w:noWrap/>
            <w:vAlign w:val="bottom"/>
            <w:hideMark/>
          </w:tcPr>
          <w:p w14:paraId="14A17D4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1.69</w:t>
            </w:r>
          </w:p>
        </w:tc>
        <w:tc>
          <w:tcPr>
            <w:tcW w:w="0" w:type="auto"/>
            <w:tcBorders>
              <w:top w:val="nil"/>
              <w:left w:val="nil"/>
              <w:bottom w:val="nil"/>
              <w:right w:val="nil"/>
            </w:tcBorders>
            <w:shd w:val="clear" w:color="auto" w:fill="auto"/>
            <w:noWrap/>
            <w:vAlign w:val="bottom"/>
            <w:hideMark/>
          </w:tcPr>
          <w:p w14:paraId="124FBE5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79.51</w:t>
            </w:r>
          </w:p>
        </w:tc>
        <w:tc>
          <w:tcPr>
            <w:tcW w:w="0" w:type="auto"/>
            <w:tcBorders>
              <w:top w:val="nil"/>
              <w:left w:val="nil"/>
              <w:bottom w:val="nil"/>
              <w:right w:val="nil"/>
            </w:tcBorders>
            <w:shd w:val="clear" w:color="auto" w:fill="auto"/>
            <w:noWrap/>
            <w:vAlign w:val="bottom"/>
            <w:hideMark/>
          </w:tcPr>
          <w:p w14:paraId="18452C1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75.97</w:t>
            </w:r>
          </w:p>
        </w:tc>
        <w:tc>
          <w:tcPr>
            <w:tcW w:w="0" w:type="auto"/>
            <w:tcBorders>
              <w:top w:val="nil"/>
              <w:left w:val="nil"/>
              <w:bottom w:val="nil"/>
              <w:right w:val="nil"/>
            </w:tcBorders>
            <w:shd w:val="clear" w:color="auto" w:fill="auto"/>
            <w:noWrap/>
            <w:vAlign w:val="bottom"/>
            <w:hideMark/>
          </w:tcPr>
          <w:p w14:paraId="30B9B2E5"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73.57</w:t>
            </w:r>
          </w:p>
        </w:tc>
      </w:tr>
      <w:tr w:rsidR="00B84E37" w:rsidRPr="00E0424F" w14:paraId="34B396F6" w14:textId="77777777" w:rsidTr="00B84E37">
        <w:trPr>
          <w:trHeight w:val="300"/>
        </w:trPr>
        <w:tc>
          <w:tcPr>
            <w:tcW w:w="0" w:type="auto"/>
            <w:tcBorders>
              <w:top w:val="nil"/>
              <w:left w:val="nil"/>
              <w:bottom w:val="nil"/>
              <w:right w:val="nil"/>
            </w:tcBorders>
            <w:shd w:val="clear" w:color="auto" w:fill="auto"/>
            <w:noWrap/>
            <w:vAlign w:val="bottom"/>
            <w:hideMark/>
          </w:tcPr>
          <w:p w14:paraId="20962A7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w:t>
            </w:r>
          </w:p>
        </w:tc>
        <w:tc>
          <w:tcPr>
            <w:tcW w:w="0" w:type="auto"/>
            <w:tcBorders>
              <w:top w:val="nil"/>
              <w:left w:val="nil"/>
              <w:bottom w:val="nil"/>
              <w:right w:val="nil"/>
            </w:tcBorders>
            <w:shd w:val="clear" w:color="auto" w:fill="auto"/>
            <w:noWrap/>
            <w:vAlign w:val="bottom"/>
            <w:hideMark/>
          </w:tcPr>
          <w:p w14:paraId="3BE6D551"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Austria</w:t>
            </w:r>
          </w:p>
        </w:tc>
        <w:tc>
          <w:tcPr>
            <w:tcW w:w="0" w:type="auto"/>
            <w:tcBorders>
              <w:top w:val="nil"/>
              <w:left w:val="nil"/>
              <w:bottom w:val="nil"/>
              <w:right w:val="nil"/>
            </w:tcBorders>
            <w:shd w:val="clear" w:color="auto" w:fill="auto"/>
            <w:noWrap/>
            <w:vAlign w:val="bottom"/>
            <w:hideMark/>
          </w:tcPr>
          <w:p w14:paraId="21925AF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1947</w:t>
            </w:r>
          </w:p>
        </w:tc>
        <w:tc>
          <w:tcPr>
            <w:tcW w:w="0" w:type="auto"/>
            <w:tcBorders>
              <w:top w:val="nil"/>
              <w:left w:val="nil"/>
              <w:bottom w:val="nil"/>
              <w:right w:val="nil"/>
            </w:tcBorders>
            <w:shd w:val="clear" w:color="auto" w:fill="auto"/>
            <w:noWrap/>
            <w:vAlign w:val="bottom"/>
            <w:hideMark/>
          </w:tcPr>
          <w:p w14:paraId="06B8AE12"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2014</w:t>
            </w:r>
          </w:p>
        </w:tc>
        <w:tc>
          <w:tcPr>
            <w:tcW w:w="0" w:type="auto"/>
            <w:tcBorders>
              <w:top w:val="nil"/>
              <w:left w:val="nil"/>
              <w:bottom w:val="nil"/>
              <w:right w:val="nil"/>
            </w:tcBorders>
            <w:shd w:val="clear" w:color="auto" w:fill="auto"/>
            <w:noWrap/>
            <w:vAlign w:val="bottom"/>
            <w:hideMark/>
          </w:tcPr>
          <w:p w14:paraId="75FA911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78.91</w:t>
            </w:r>
          </w:p>
        </w:tc>
        <w:tc>
          <w:tcPr>
            <w:tcW w:w="0" w:type="auto"/>
            <w:tcBorders>
              <w:top w:val="nil"/>
              <w:left w:val="nil"/>
              <w:bottom w:val="nil"/>
              <w:right w:val="nil"/>
            </w:tcBorders>
            <w:shd w:val="clear" w:color="auto" w:fill="auto"/>
            <w:noWrap/>
            <w:vAlign w:val="bottom"/>
            <w:hideMark/>
          </w:tcPr>
          <w:p w14:paraId="289C6A02"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1.91</w:t>
            </w:r>
          </w:p>
        </w:tc>
        <w:tc>
          <w:tcPr>
            <w:tcW w:w="0" w:type="auto"/>
            <w:tcBorders>
              <w:top w:val="nil"/>
              <w:left w:val="nil"/>
              <w:bottom w:val="nil"/>
              <w:right w:val="nil"/>
            </w:tcBorders>
            <w:shd w:val="clear" w:color="auto" w:fill="auto"/>
            <w:noWrap/>
            <w:vAlign w:val="bottom"/>
            <w:hideMark/>
          </w:tcPr>
          <w:p w14:paraId="139B9BF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2.36</w:t>
            </w:r>
          </w:p>
        </w:tc>
        <w:tc>
          <w:tcPr>
            <w:tcW w:w="0" w:type="auto"/>
            <w:tcBorders>
              <w:top w:val="nil"/>
              <w:left w:val="nil"/>
              <w:bottom w:val="nil"/>
              <w:right w:val="nil"/>
            </w:tcBorders>
            <w:shd w:val="clear" w:color="auto" w:fill="auto"/>
            <w:noWrap/>
            <w:vAlign w:val="bottom"/>
            <w:hideMark/>
          </w:tcPr>
          <w:p w14:paraId="53BBAA1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1.71</w:t>
            </w:r>
          </w:p>
        </w:tc>
        <w:tc>
          <w:tcPr>
            <w:tcW w:w="0" w:type="auto"/>
            <w:tcBorders>
              <w:top w:val="nil"/>
              <w:left w:val="nil"/>
              <w:bottom w:val="nil"/>
              <w:right w:val="nil"/>
            </w:tcBorders>
            <w:shd w:val="clear" w:color="auto" w:fill="auto"/>
            <w:noWrap/>
            <w:vAlign w:val="bottom"/>
            <w:hideMark/>
          </w:tcPr>
          <w:p w14:paraId="6178761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79.57</w:t>
            </w:r>
          </w:p>
        </w:tc>
        <w:tc>
          <w:tcPr>
            <w:tcW w:w="0" w:type="auto"/>
            <w:tcBorders>
              <w:top w:val="nil"/>
              <w:left w:val="nil"/>
              <w:bottom w:val="nil"/>
              <w:right w:val="nil"/>
            </w:tcBorders>
            <w:shd w:val="clear" w:color="auto" w:fill="auto"/>
            <w:noWrap/>
            <w:vAlign w:val="bottom"/>
            <w:hideMark/>
          </w:tcPr>
          <w:p w14:paraId="65572C5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75.85</w:t>
            </w:r>
          </w:p>
        </w:tc>
        <w:tc>
          <w:tcPr>
            <w:tcW w:w="0" w:type="auto"/>
            <w:tcBorders>
              <w:top w:val="nil"/>
              <w:left w:val="nil"/>
              <w:bottom w:val="nil"/>
              <w:right w:val="nil"/>
            </w:tcBorders>
            <w:shd w:val="clear" w:color="auto" w:fill="auto"/>
            <w:noWrap/>
            <w:vAlign w:val="bottom"/>
            <w:hideMark/>
          </w:tcPr>
          <w:p w14:paraId="5C4DEE1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73.26</w:t>
            </w:r>
          </w:p>
        </w:tc>
      </w:tr>
      <w:tr w:rsidR="00B84E37" w:rsidRPr="00E0424F" w14:paraId="373375D7" w14:textId="77777777" w:rsidTr="00B84E37">
        <w:trPr>
          <w:trHeight w:val="300"/>
        </w:trPr>
        <w:tc>
          <w:tcPr>
            <w:tcW w:w="0" w:type="auto"/>
            <w:tcBorders>
              <w:top w:val="nil"/>
              <w:left w:val="nil"/>
              <w:bottom w:val="nil"/>
              <w:right w:val="nil"/>
            </w:tcBorders>
            <w:shd w:val="clear" w:color="auto" w:fill="auto"/>
            <w:noWrap/>
            <w:vAlign w:val="bottom"/>
            <w:hideMark/>
          </w:tcPr>
          <w:p w14:paraId="68B3347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w:t>
            </w:r>
          </w:p>
        </w:tc>
        <w:tc>
          <w:tcPr>
            <w:tcW w:w="0" w:type="auto"/>
            <w:tcBorders>
              <w:top w:val="nil"/>
              <w:left w:val="nil"/>
              <w:bottom w:val="nil"/>
              <w:right w:val="nil"/>
            </w:tcBorders>
            <w:shd w:val="clear" w:color="auto" w:fill="auto"/>
            <w:noWrap/>
            <w:vAlign w:val="bottom"/>
            <w:hideMark/>
          </w:tcPr>
          <w:p w14:paraId="3DF04538"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Finland</w:t>
            </w:r>
          </w:p>
        </w:tc>
        <w:tc>
          <w:tcPr>
            <w:tcW w:w="0" w:type="auto"/>
            <w:tcBorders>
              <w:top w:val="nil"/>
              <w:left w:val="nil"/>
              <w:bottom w:val="nil"/>
              <w:right w:val="nil"/>
            </w:tcBorders>
            <w:shd w:val="clear" w:color="auto" w:fill="auto"/>
            <w:noWrap/>
            <w:vAlign w:val="bottom"/>
            <w:hideMark/>
          </w:tcPr>
          <w:p w14:paraId="459C5195"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1900</w:t>
            </w:r>
          </w:p>
        </w:tc>
        <w:tc>
          <w:tcPr>
            <w:tcW w:w="0" w:type="auto"/>
            <w:tcBorders>
              <w:top w:val="nil"/>
              <w:left w:val="nil"/>
              <w:bottom w:val="nil"/>
              <w:right w:val="nil"/>
            </w:tcBorders>
            <w:shd w:val="clear" w:color="auto" w:fill="auto"/>
            <w:noWrap/>
            <w:vAlign w:val="bottom"/>
            <w:hideMark/>
          </w:tcPr>
          <w:p w14:paraId="18F28B9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2015</w:t>
            </w:r>
          </w:p>
        </w:tc>
        <w:tc>
          <w:tcPr>
            <w:tcW w:w="0" w:type="auto"/>
            <w:tcBorders>
              <w:top w:val="nil"/>
              <w:left w:val="nil"/>
              <w:bottom w:val="nil"/>
              <w:right w:val="nil"/>
            </w:tcBorders>
            <w:shd w:val="clear" w:color="auto" w:fill="auto"/>
            <w:noWrap/>
            <w:vAlign w:val="bottom"/>
            <w:hideMark/>
          </w:tcPr>
          <w:p w14:paraId="2BE2A84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78.62</w:t>
            </w:r>
          </w:p>
        </w:tc>
        <w:tc>
          <w:tcPr>
            <w:tcW w:w="0" w:type="auto"/>
            <w:tcBorders>
              <w:top w:val="nil"/>
              <w:left w:val="nil"/>
              <w:bottom w:val="nil"/>
              <w:right w:val="nil"/>
            </w:tcBorders>
            <w:shd w:val="clear" w:color="auto" w:fill="auto"/>
            <w:noWrap/>
            <w:vAlign w:val="bottom"/>
            <w:hideMark/>
          </w:tcPr>
          <w:p w14:paraId="315E8602"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1.91</w:t>
            </w:r>
          </w:p>
        </w:tc>
        <w:tc>
          <w:tcPr>
            <w:tcW w:w="0" w:type="auto"/>
            <w:tcBorders>
              <w:top w:val="nil"/>
              <w:left w:val="nil"/>
              <w:bottom w:val="nil"/>
              <w:right w:val="nil"/>
            </w:tcBorders>
            <w:shd w:val="clear" w:color="auto" w:fill="auto"/>
            <w:noWrap/>
            <w:vAlign w:val="bottom"/>
            <w:hideMark/>
          </w:tcPr>
          <w:p w14:paraId="1247C8E1"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2.35</w:t>
            </w:r>
          </w:p>
        </w:tc>
        <w:tc>
          <w:tcPr>
            <w:tcW w:w="0" w:type="auto"/>
            <w:tcBorders>
              <w:top w:val="nil"/>
              <w:left w:val="nil"/>
              <w:bottom w:val="nil"/>
              <w:right w:val="nil"/>
            </w:tcBorders>
            <w:shd w:val="clear" w:color="auto" w:fill="auto"/>
            <w:noWrap/>
            <w:vAlign w:val="bottom"/>
            <w:hideMark/>
          </w:tcPr>
          <w:p w14:paraId="66F22485"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1.71</w:t>
            </w:r>
          </w:p>
        </w:tc>
        <w:tc>
          <w:tcPr>
            <w:tcW w:w="0" w:type="auto"/>
            <w:tcBorders>
              <w:top w:val="nil"/>
              <w:left w:val="nil"/>
              <w:bottom w:val="nil"/>
              <w:right w:val="nil"/>
            </w:tcBorders>
            <w:shd w:val="clear" w:color="auto" w:fill="auto"/>
            <w:noWrap/>
            <w:vAlign w:val="bottom"/>
            <w:hideMark/>
          </w:tcPr>
          <w:p w14:paraId="726FF8C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79.34</w:t>
            </w:r>
          </w:p>
        </w:tc>
        <w:tc>
          <w:tcPr>
            <w:tcW w:w="0" w:type="auto"/>
            <w:tcBorders>
              <w:top w:val="nil"/>
              <w:left w:val="nil"/>
              <w:bottom w:val="nil"/>
              <w:right w:val="nil"/>
            </w:tcBorders>
            <w:shd w:val="clear" w:color="auto" w:fill="auto"/>
            <w:noWrap/>
            <w:vAlign w:val="bottom"/>
            <w:hideMark/>
          </w:tcPr>
          <w:p w14:paraId="4CA7CACD"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75.56</w:t>
            </w:r>
          </w:p>
        </w:tc>
        <w:tc>
          <w:tcPr>
            <w:tcW w:w="0" w:type="auto"/>
            <w:tcBorders>
              <w:top w:val="nil"/>
              <w:left w:val="nil"/>
              <w:bottom w:val="nil"/>
              <w:right w:val="nil"/>
            </w:tcBorders>
            <w:shd w:val="clear" w:color="auto" w:fill="auto"/>
            <w:noWrap/>
            <w:vAlign w:val="bottom"/>
            <w:hideMark/>
          </w:tcPr>
          <w:p w14:paraId="5C1BF28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72.94</w:t>
            </w:r>
          </w:p>
        </w:tc>
      </w:tr>
      <w:tr w:rsidR="00B84E37" w:rsidRPr="00E0424F" w14:paraId="2D428D0C" w14:textId="77777777" w:rsidTr="00B84E37">
        <w:trPr>
          <w:trHeight w:val="300"/>
        </w:trPr>
        <w:tc>
          <w:tcPr>
            <w:tcW w:w="0" w:type="auto"/>
            <w:tcBorders>
              <w:top w:val="nil"/>
              <w:left w:val="nil"/>
              <w:bottom w:val="nil"/>
              <w:right w:val="nil"/>
            </w:tcBorders>
            <w:shd w:val="clear" w:color="auto" w:fill="auto"/>
            <w:noWrap/>
            <w:vAlign w:val="bottom"/>
            <w:hideMark/>
          </w:tcPr>
          <w:p w14:paraId="4C3C824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21</w:t>
            </w:r>
          </w:p>
        </w:tc>
        <w:tc>
          <w:tcPr>
            <w:tcW w:w="0" w:type="auto"/>
            <w:tcBorders>
              <w:top w:val="nil"/>
              <w:left w:val="nil"/>
              <w:bottom w:val="nil"/>
              <w:right w:val="nil"/>
            </w:tcBorders>
            <w:shd w:val="clear" w:color="auto" w:fill="auto"/>
            <w:noWrap/>
            <w:vAlign w:val="bottom"/>
            <w:hideMark/>
          </w:tcPr>
          <w:p w14:paraId="485FFC4C"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Belgium</w:t>
            </w:r>
          </w:p>
        </w:tc>
        <w:tc>
          <w:tcPr>
            <w:tcW w:w="0" w:type="auto"/>
            <w:tcBorders>
              <w:top w:val="nil"/>
              <w:left w:val="nil"/>
              <w:bottom w:val="nil"/>
              <w:right w:val="nil"/>
            </w:tcBorders>
            <w:shd w:val="clear" w:color="auto" w:fill="auto"/>
            <w:noWrap/>
            <w:vAlign w:val="bottom"/>
            <w:hideMark/>
          </w:tcPr>
          <w:p w14:paraId="255EC32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1919</w:t>
            </w:r>
          </w:p>
        </w:tc>
        <w:tc>
          <w:tcPr>
            <w:tcW w:w="0" w:type="auto"/>
            <w:tcBorders>
              <w:top w:val="nil"/>
              <w:left w:val="nil"/>
              <w:bottom w:val="nil"/>
              <w:right w:val="nil"/>
            </w:tcBorders>
            <w:shd w:val="clear" w:color="auto" w:fill="auto"/>
            <w:noWrap/>
            <w:vAlign w:val="bottom"/>
            <w:hideMark/>
          </w:tcPr>
          <w:p w14:paraId="3F719D5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2015</w:t>
            </w:r>
          </w:p>
        </w:tc>
        <w:tc>
          <w:tcPr>
            <w:tcW w:w="0" w:type="auto"/>
            <w:tcBorders>
              <w:top w:val="nil"/>
              <w:left w:val="nil"/>
              <w:bottom w:val="nil"/>
              <w:right w:val="nil"/>
            </w:tcBorders>
            <w:shd w:val="clear" w:color="auto" w:fill="auto"/>
            <w:noWrap/>
            <w:vAlign w:val="bottom"/>
            <w:hideMark/>
          </w:tcPr>
          <w:p w14:paraId="04ACE05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78.56</w:t>
            </w:r>
          </w:p>
        </w:tc>
        <w:tc>
          <w:tcPr>
            <w:tcW w:w="0" w:type="auto"/>
            <w:tcBorders>
              <w:top w:val="nil"/>
              <w:left w:val="nil"/>
              <w:bottom w:val="nil"/>
              <w:right w:val="nil"/>
            </w:tcBorders>
            <w:shd w:val="clear" w:color="auto" w:fill="auto"/>
            <w:noWrap/>
            <w:vAlign w:val="bottom"/>
            <w:hideMark/>
          </w:tcPr>
          <w:p w14:paraId="7727B1D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1.91</w:t>
            </w:r>
          </w:p>
        </w:tc>
        <w:tc>
          <w:tcPr>
            <w:tcW w:w="0" w:type="auto"/>
            <w:tcBorders>
              <w:top w:val="nil"/>
              <w:left w:val="nil"/>
              <w:bottom w:val="nil"/>
              <w:right w:val="nil"/>
            </w:tcBorders>
            <w:shd w:val="clear" w:color="auto" w:fill="auto"/>
            <w:noWrap/>
            <w:vAlign w:val="bottom"/>
            <w:hideMark/>
          </w:tcPr>
          <w:p w14:paraId="48DD5F9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2.35</w:t>
            </w:r>
          </w:p>
        </w:tc>
        <w:tc>
          <w:tcPr>
            <w:tcW w:w="0" w:type="auto"/>
            <w:tcBorders>
              <w:top w:val="nil"/>
              <w:left w:val="nil"/>
              <w:bottom w:val="nil"/>
              <w:right w:val="nil"/>
            </w:tcBorders>
            <w:shd w:val="clear" w:color="auto" w:fill="auto"/>
            <w:noWrap/>
            <w:vAlign w:val="bottom"/>
            <w:hideMark/>
          </w:tcPr>
          <w:p w14:paraId="6FA8F46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1.70</w:t>
            </w:r>
          </w:p>
        </w:tc>
        <w:tc>
          <w:tcPr>
            <w:tcW w:w="0" w:type="auto"/>
            <w:tcBorders>
              <w:top w:val="nil"/>
              <w:left w:val="nil"/>
              <w:bottom w:val="nil"/>
              <w:right w:val="nil"/>
            </w:tcBorders>
            <w:shd w:val="clear" w:color="auto" w:fill="auto"/>
            <w:noWrap/>
            <w:vAlign w:val="bottom"/>
            <w:hideMark/>
          </w:tcPr>
          <w:p w14:paraId="3FB4F75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79.23</w:t>
            </w:r>
          </w:p>
        </w:tc>
        <w:tc>
          <w:tcPr>
            <w:tcW w:w="0" w:type="auto"/>
            <w:tcBorders>
              <w:top w:val="nil"/>
              <w:left w:val="nil"/>
              <w:bottom w:val="nil"/>
              <w:right w:val="nil"/>
            </w:tcBorders>
            <w:shd w:val="clear" w:color="auto" w:fill="auto"/>
            <w:noWrap/>
            <w:vAlign w:val="bottom"/>
            <w:hideMark/>
          </w:tcPr>
          <w:p w14:paraId="1C82DD5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75.47</w:t>
            </w:r>
          </w:p>
        </w:tc>
        <w:tc>
          <w:tcPr>
            <w:tcW w:w="0" w:type="auto"/>
            <w:tcBorders>
              <w:top w:val="nil"/>
              <w:left w:val="nil"/>
              <w:bottom w:val="nil"/>
              <w:right w:val="nil"/>
            </w:tcBorders>
            <w:shd w:val="clear" w:color="auto" w:fill="auto"/>
            <w:noWrap/>
            <w:vAlign w:val="bottom"/>
            <w:hideMark/>
          </w:tcPr>
          <w:p w14:paraId="637226A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72.99</w:t>
            </w:r>
          </w:p>
        </w:tc>
      </w:tr>
      <w:tr w:rsidR="00B84E37" w:rsidRPr="00E0424F" w14:paraId="503480A8" w14:textId="77777777" w:rsidTr="00B84E37">
        <w:trPr>
          <w:trHeight w:val="300"/>
        </w:trPr>
        <w:tc>
          <w:tcPr>
            <w:tcW w:w="0" w:type="auto"/>
            <w:tcBorders>
              <w:top w:val="nil"/>
              <w:left w:val="nil"/>
              <w:bottom w:val="nil"/>
              <w:right w:val="nil"/>
            </w:tcBorders>
            <w:shd w:val="clear" w:color="auto" w:fill="auto"/>
            <w:noWrap/>
            <w:vAlign w:val="bottom"/>
            <w:hideMark/>
          </w:tcPr>
          <w:p w14:paraId="6D29C2C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22</w:t>
            </w:r>
          </w:p>
        </w:tc>
        <w:tc>
          <w:tcPr>
            <w:tcW w:w="0" w:type="auto"/>
            <w:tcBorders>
              <w:top w:val="nil"/>
              <w:left w:val="nil"/>
              <w:bottom w:val="nil"/>
              <w:right w:val="nil"/>
            </w:tcBorders>
            <w:shd w:val="clear" w:color="auto" w:fill="auto"/>
            <w:noWrap/>
            <w:vAlign w:val="bottom"/>
            <w:hideMark/>
          </w:tcPr>
          <w:p w14:paraId="76230A36"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Denmark</w:t>
            </w:r>
          </w:p>
        </w:tc>
        <w:tc>
          <w:tcPr>
            <w:tcW w:w="0" w:type="auto"/>
            <w:tcBorders>
              <w:top w:val="nil"/>
              <w:left w:val="nil"/>
              <w:bottom w:val="nil"/>
              <w:right w:val="nil"/>
            </w:tcBorders>
            <w:shd w:val="clear" w:color="auto" w:fill="auto"/>
            <w:noWrap/>
            <w:vAlign w:val="bottom"/>
            <w:hideMark/>
          </w:tcPr>
          <w:p w14:paraId="394BAE6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1900</w:t>
            </w:r>
          </w:p>
        </w:tc>
        <w:tc>
          <w:tcPr>
            <w:tcW w:w="0" w:type="auto"/>
            <w:tcBorders>
              <w:top w:val="nil"/>
              <w:left w:val="nil"/>
              <w:bottom w:val="nil"/>
              <w:right w:val="nil"/>
            </w:tcBorders>
            <w:shd w:val="clear" w:color="auto" w:fill="auto"/>
            <w:noWrap/>
            <w:vAlign w:val="bottom"/>
            <w:hideMark/>
          </w:tcPr>
          <w:p w14:paraId="276F92B2"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2014</w:t>
            </w:r>
          </w:p>
        </w:tc>
        <w:tc>
          <w:tcPr>
            <w:tcW w:w="0" w:type="auto"/>
            <w:tcBorders>
              <w:top w:val="nil"/>
              <w:left w:val="nil"/>
              <w:bottom w:val="nil"/>
              <w:right w:val="nil"/>
            </w:tcBorders>
            <w:shd w:val="clear" w:color="auto" w:fill="auto"/>
            <w:noWrap/>
            <w:vAlign w:val="bottom"/>
            <w:hideMark/>
          </w:tcPr>
          <w:p w14:paraId="7E5B7D3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78.56</w:t>
            </w:r>
          </w:p>
        </w:tc>
        <w:tc>
          <w:tcPr>
            <w:tcW w:w="0" w:type="auto"/>
            <w:tcBorders>
              <w:top w:val="nil"/>
              <w:left w:val="nil"/>
              <w:bottom w:val="nil"/>
              <w:right w:val="nil"/>
            </w:tcBorders>
            <w:shd w:val="clear" w:color="auto" w:fill="auto"/>
            <w:noWrap/>
            <w:vAlign w:val="bottom"/>
            <w:hideMark/>
          </w:tcPr>
          <w:p w14:paraId="16E0B7C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1.91</w:t>
            </w:r>
          </w:p>
        </w:tc>
        <w:tc>
          <w:tcPr>
            <w:tcW w:w="0" w:type="auto"/>
            <w:tcBorders>
              <w:top w:val="nil"/>
              <w:left w:val="nil"/>
              <w:bottom w:val="nil"/>
              <w:right w:val="nil"/>
            </w:tcBorders>
            <w:shd w:val="clear" w:color="auto" w:fill="auto"/>
            <w:noWrap/>
            <w:vAlign w:val="bottom"/>
            <w:hideMark/>
          </w:tcPr>
          <w:p w14:paraId="45F6F155"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2.37</w:t>
            </w:r>
          </w:p>
        </w:tc>
        <w:tc>
          <w:tcPr>
            <w:tcW w:w="0" w:type="auto"/>
            <w:tcBorders>
              <w:top w:val="nil"/>
              <w:left w:val="nil"/>
              <w:bottom w:val="nil"/>
              <w:right w:val="nil"/>
            </w:tcBorders>
            <w:shd w:val="clear" w:color="auto" w:fill="auto"/>
            <w:noWrap/>
            <w:vAlign w:val="bottom"/>
            <w:hideMark/>
          </w:tcPr>
          <w:p w14:paraId="2D9531E1"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1.71</w:t>
            </w:r>
          </w:p>
        </w:tc>
        <w:tc>
          <w:tcPr>
            <w:tcW w:w="0" w:type="auto"/>
            <w:tcBorders>
              <w:top w:val="nil"/>
              <w:left w:val="nil"/>
              <w:bottom w:val="nil"/>
              <w:right w:val="nil"/>
            </w:tcBorders>
            <w:shd w:val="clear" w:color="auto" w:fill="auto"/>
            <w:noWrap/>
            <w:vAlign w:val="bottom"/>
            <w:hideMark/>
          </w:tcPr>
          <w:p w14:paraId="4FA7631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79.03</w:t>
            </w:r>
          </w:p>
        </w:tc>
        <w:tc>
          <w:tcPr>
            <w:tcW w:w="0" w:type="auto"/>
            <w:tcBorders>
              <w:top w:val="nil"/>
              <w:left w:val="nil"/>
              <w:bottom w:val="nil"/>
              <w:right w:val="nil"/>
            </w:tcBorders>
            <w:shd w:val="clear" w:color="auto" w:fill="auto"/>
            <w:noWrap/>
            <w:vAlign w:val="bottom"/>
            <w:hideMark/>
          </w:tcPr>
          <w:p w14:paraId="63909DAD"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75.35</w:t>
            </w:r>
          </w:p>
        </w:tc>
        <w:tc>
          <w:tcPr>
            <w:tcW w:w="0" w:type="auto"/>
            <w:tcBorders>
              <w:top w:val="nil"/>
              <w:left w:val="nil"/>
              <w:bottom w:val="nil"/>
              <w:right w:val="nil"/>
            </w:tcBorders>
            <w:shd w:val="clear" w:color="auto" w:fill="auto"/>
            <w:noWrap/>
            <w:vAlign w:val="bottom"/>
            <w:hideMark/>
          </w:tcPr>
          <w:p w14:paraId="3DFDE48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72.96</w:t>
            </w:r>
          </w:p>
        </w:tc>
      </w:tr>
      <w:tr w:rsidR="00B84E37" w:rsidRPr="00E0424F" w14:paraId="44F3ACC7" w14:textId="77777777" w:rsidTr="00B84E37">
        <w:trPr>
          <w:trHeight w:val="300"/>
        </w:trPr>
        <w:tc>
          <w:tcPr>
            <w:tcW w:w="0" w:type="auto"/>
            <w:tcBorders>
              <w:top w:val="nil"/>
              <w:left w:val="nil"/>
              <w:bottom w:val="nil"/>
              <w:right w:val="nil"/>
            </w:tcBorders>
            <w:shd w:val="clear" w:color="auto" w:fill="auto"/>
            <w:noWrap/>
            <w:vAlign w:val="bottom"/>
            <w:hideMark/>
          </w:tcPr>
          <w:p w14:paraId="09388BA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23</w:t>
            </w:r>
          </w:p>
        </w:tc>
        <w:tc>
          <w:tcPr>
            <w:tcW w:w="0" w:type="auto"/>
            <w:tcBorders>
              <w:top w:val="nil"/>
              <w:left w:val="nil"/>
              <w:bottom w:val="nil"/>
              <w:right w:val="nil"/>
            </w:tcBorders>
            <w:shd w:val="clear" w:color="auto" w:fill="auto"/>
            <w:noWrap/>
            <w:vAlign w:val="bottom"/>
            <w:hideMark/>
          </w:tcPr>
          <w:p w14:paraId="5952E268"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Greece</w:t>
            </w:r>
          </w:p>
        </w:tc>
        <w:tc>
          <w:tcPr>
            <w:tcW w:w="0" w:type="auto"/>
            <w:tcBorders>
              <w:top w:val="nil"/>
              <w:left w:val="nil"/>
              <w:bottom w:val="nil"/>
              <w:right w:val="nil"/>
            </w:tcBorders>
            <w:shd w:val="clear" w:color="auto" w:fill="auto"/>
            <w:noWrap/>
            <w:vAlign w:val="bottom"/>
            <w:hideMark/>
          </w:tcPr>
          <w:p w14:paraId="5BC48DF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1981</w:t>
            </w:r>
          </w:p>
        </w:tc>
        <w:tc>
          <w:tcPr>
            <w:tcW w:w="0" w:type="auto"/>
            <w:tcBorders>
              <w:top w:val="nil"/>
              <w:left w:val="nil"/>
              <w:bottom w:val="nil"/>
              <w:right w:val="nil"/>
            </w:tcBorders>
            <w:shd w:val="clear" w:color="auto" w:fill="auto"/>
            <w:noWrap/>
            <w:vAlign w:val="bottom"/>
            <w:hideMark/>
          </w:tcPr>
          <w:p w14:paraId="1E8722E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2013</w:t>
            </w:r>
          </w:p>
        </w:tc>
        <w:tc>
          <w:tcPr>
            <w:tcW w:w="0" w:type="auto"/>
            <w:tcBorders>
              <w:top w:val="nil"/>
              <w:left w:val="nil"/>
              <w:bottom w:val="nil"/>
              <w:right w:val="nil"/>
            </w:tcBorders>
            <w:shd w:val="clear" w:color="auto" w:fill="auto"/>
            <w:noWrap/>
            <w:vAlign w:val="bottom"/>
            <w:hideMark/>
          </w:tcPr>
          <w:p w14:paraId="4153FB5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78.44</w:t>
            </w:r>
          </w:p>
        </w:tc>
        <w:tc>
          <w:tcPr>
            <w:tcW w:w="0" w:type="auto"/>
            <w:tcBorders>
              <w:top w:val="nil"/>
              <w:left w:val="nil"/>
              <w:bottom w:val="nil"/>
              <w:right w:val="nil"/>
            </w:tcBorders>
            <w:shd w:val="clear" w:color="auto" w:fill="auto"/>
            <w:noWrap/>
            <w:vAlign w:val="bottom"/>
            <w:hideMark/>
          </w:tcPr>
          <w:p w14:paraId="4DDF4F7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1.82</w:t>
            </w:r>
          </w:p>
        </w:tc>
        <w:tc>
          <w:tcPr>
            <w:tcW w:w="0" w:type="auto"/>
            <w:tcBorders>
              <w:top w:val="nil"/>
              <w:left w:val="nil"/>
              <w:bottom w:val="nil"/>
              <w:right w:val="nil"/>
            </w:tcBorders>
            <w:shd w:val="clear" w:color="auto" w:fill="auto"/>
            <w:noWrap/>
            <w:vAlign w:val="bottom"/>
            <w:hideMark/>
          </w:tcPr>
          <w:p w14:paraId="0AF86DE9"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2.30</w:t>
            </w:r>
          </w:p>
        </w:tc>
        <w:tc>
          <w:tcPr>
            <w:tcW w:w="0" w:type="auto"/>
            <w:tcBorders>
              <w:top w:val="nil"/>
              <w:left w:val="nil"/>
              <w:bottom w:val="nil"/>
              <w:right w:val="nil"/>
            </w:tcBorders>
            <w:shd w:val="clear" w:color="auto" w:fill="auto"/>
            <w:noWrap/>
            <w:vAlign w:val="bottom"/>
            <w:hideMark/>
          </w:tcPr>
          <w:p w14:paraId="779D49C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1.65</w:t>
            </w:r>
          </w:p>
        </w:tc>
        <w:tc>
          <w:tcPr>
            <w:tcW w:w="0" w:type="auto"/>
            <w:tcBorders>
              <w:top w:val="nil"/>
              <w:left w:val="nil"/>
              <w:bottom w:val="nil"/>
              <w:right w:val="nil"/>
            </w:tcBorders>
            <w:shd w:val="clear" w:color="auto" w:fill="auto"/>
            <w:noWrap/>
            <w:vAlign w:val="bottom"/>
            <w:hideMark/>
          </w:tcPr>
          <w:p w14:paraId="682431B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78.89</w:t>
            </w:r>
          </w:p>
        </w:tc>
        <w:tc>
          <w:tcPr>
            <w:tcW w:w="0" w:type="auto"/>
            <w:tcBorders>
              <w:top w:val="nil"/>
              <w:left w:val="nil"/>
              <w:bottom w:val="nil"/>
              <w:right w:val="nil"/>
            </w:tcBorders>
            <w:shd w:val="clear" w:color="auto" w:fill="auto"/>
            <w:noWrap/>
            <w:vAlign w:val="bottom"/>
            <w:hideMark/>
          </w:tcPr>
          <w:p w14:paraId="4F94B61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75.10</w:t>
            </w:r>
          </w:p>
        </w:tc>
        <w:tc>
          <w:tcPr>
            <w:tcW w:w="0" w:type="auto"/>
            <w:tcBorders>
              <w:top w:val="nil"/>
              <w:left w:val="nil"/>
              <w:bottom w:val="nil"/>
              <w:right w:val="nil"/>
            </w:tcBorders>
            <w:shd w:val="clear" w:color="auto" w:fill="auto"/>
            <w:noWrap/>
            <w:vAlign w:val="bottom"/>
            <w:hideMark/>
          </w:tcPr>
          <w:p w14:paraId="17196991"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72.65</w:t>
            </w:r>
          </w:p>
        </w:tc>
      </w:tr>
      <w:tr w:rsidR="00B84E37" w:rsidRPr="00E0424F" w14:paraId="61170546" w14:textId="77777777" w:rsidTr="00B84E37">
        <w:trPr>
          <w:trHeight w:val="300"/>
        </w:trPr>
        <w:tc>
          <w:tcPr>
            <w:tcW w:w="0" w:type="auto"/>
            <w:tcBorders>
              <w:top w:val="nil"/>
              <w:left w:val="nil"/>
              <w:bottom w:val="nil"/>
              <w:right w:val="nil"/>
            </w:tcBorders>
            <w:shd w:val="clear" w:color="auto" w:fill="auto"/>
            <w:noWrap/>
            <w:vAlign w:val="bottom"/>
            <w:hideMark/>
          </w:tcPr>
          <w:p w14:paraId="5338249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24</w:t>
            </w:r>
          </w:p>
        </w:tc>
        <w:tc>
          <w:tcPr>
            <w:tcW w:w="0" w:type="auto"/>
            <w:tcBorders>
              <w:top w:val="nil"/>
              <w:left w:val="nil"/>
              <w:bottom w:val="nil"/>
              <w:right w:val="nil"/>
            </w:tcBorders>
            <w:shd w:val="clear" w:color="auto" w:fill="auto"/>
            <w:noWrap/>
            <w:vAlign w:val="bottom"/>
            <w:hideMark/>
          </w:tcPr>
          <w:p w14:paraId="2BE1581A"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West Germany</w:t>
            </w:r>
          </w:p>
        </w:tc>
        <w:tc>
          <w:tcPr>
            <w:tcW w:w="0" w:type="auto"/>
            <w:tcBorders>
              <w:top w:val="nil"/>
              <w:left w:val="nil"/>
              <w:bottom w:val="nil"/>
              <w:right w:val="nil"/>
            </w:tcBorders>
            <w:shd w:val="clear" w:color="auto" w:fill="auto"/>
            <w:noWrap/>
            <w:vAlign w:val="bottom"/>
            <w:hideMark/>
          </w:tcPr>
          <w:p w14:paraId="7EFDB8B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1956</w:t>
            </w:r>
          </w:p>
        </w:tc>
        <w:tc>
          <w:tcPr>
            <w:tcW w:w="0" w:type="auto"/>
            <w:tcBorders>
              <w:top w:val="nil"/>
              <w:left w:val="nil"/>
              <w:bottom w:val="nil"/>
              <w:right w:val="nil"/>
            </w:tcBorders>
            <w:shd w:val="clear" w:color="auto" w:fill="auto"/>
            <w:noWrap/>
            <w:vAlign w:val="bottom"/>
            <w:hideMark/>
          </w:tcPr>
          <w:p w14:paraId="66A3DAB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2013</w:t>
            </w:r>
          </w:p>
        </w:tc>
        <w:tc>
          <w:tcPr>
            <w:tcW w:w="0" w:type="auto"/>
            <w:tcBorders>
              <w:top w:val="nil"/>
              <w:left w:val="nil"/>
              <w:bottom w:val="nil"/>
              <w:right w:val="nil"/>
            </w:tcBorders>
            <w:shd w:val="clear" w:color="auto" w:fill="auto"/>
            <w:noWrap/>
            <w:vAlign w:val="bottom"/>
            <w:hideMark/>
          </w:tcPr>
          <w:p w14:paraId="370B363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78.22</w:t>
            </w:r>
          </w:p>
        </w:tc>
        <w:tc>
          <w:tcPr>
            <w:tcW w:w="0" w:type="auto"/>
            <w:tcBorders>
              <w:top w:val="nil"/>
              <w:left w:val="nil"/>
              <w:bottom w:val="nil"/>
              <w:right w:val="nil"/>
            </w:tcBorders>
            <w:shd w:val="clear" w:color="auto" w:fill="auto"/>
            <w:noWrap/>
            <w:vAlign w:val="bottom"/>
            <w:hideMark/>
          </w:tcPr>
          <w:p w14:paraId="442AABC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1.91</w:t>
            </w:r>
          </w:p>
        </w:tc>
        <w:tc>
          <w:tcPr>
            <w:tcW w:w="0" w:type="auto"/>
            <w:tcBorders>
              <w:top w:val="nil"/>
              <w:left w:val="nil"/>
              <w:bottom w:val="nil"/>
              <w:right w:val="nil"/>
            </w:tcBorders>
            <w:shd w:val="clear" w:color="auto" w:fill="auto"/>
            <w:noWrap/>
            <w:vAlign w:val="bottom"/>
            <w:hideMark/>
          </w:tcPr>
          <w:p w14:paraId="340BB63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2.37</w:t>
            </w:r>
          </w:p>
        </w:tc>
        <w:tc>
          <w:tcPr>
            <w:tcW w:w="0" w:type="auto"/>
            <w:tcBorders>
              <w:top w:val="nil"/>
              <w:left w:val="nil"/>
              <w:bottom w:val="nil"/>
              <w:right w:val="nil"/>
            </w:tcBorders>
            <w:shd w:val="clear" w:color="auto" w:fill="auto"/>
            <w:noWrap/>
            <w:vAlign w:val="bottom"/>
            <w:hideMark/>
          </w:tcPr>
          <w:p w14:paraId="4059870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1.71</w:t>
            </w:r>
          </w:p>
        </w:tc>
        <w:tc>
          <w:tcPr>
            <w:tcW w:w="0" w:type="auto"/>
            <w:tcBorders>
              <w:top w:val="nil"/>
              <w:left w:val="nil"/>
              <w:bottom w:val="nil"/>
              <w:right w:val="nil"/>
            </w:tcBorders>
            <w:shd w:val="clear" w:color="auto" w:fill="auto"/>
            <w:noWrap/>
            <w:vAlign w:val="bottom"/>
            <w:hideMark/>
          </w:tcPr>
          <w:p w14:paraId="459D58A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78.68</w:t>
            </w:r>
          </w:p>
        </w:tc>
        <w:tc>
          <w:tcPr>
            <w:tcW w:w="0" w:type="auto"/>
            <w:tcBorders>
              <w:top w:val="nil"/>
              <w:left w:val="nil"/>
              <w:bottom w:val="nil"/>
              <w:right w:val="nil"/>
            </w:tcBorders>
            <w:shd w:val="clear" w:color="auto" w:fill="auto"/>
            <w:noWrap/>
            <w:vAlign w:val="bottom"/>
            <w:hideMark/>
          </w:tcPr>
          <w:p w14:paraId="405FD5D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75.02</w:t>
            </w:r>
          </w:p>
        </w:tc>
        <w:tc>
          <w:tcPr>
            <w:tcW w:w="0" w:type="auto"/>
            <w:tcBorders>
              <w:top w:val="nil"/>
              <w:left w:val="nil"/>
              <w:bottom w:val="nil"/>
              <w:right w:val="nil"/>
            </w:tcBorders>
            <w:shd w:val="clear" w:color="auto" w:fill="auto"/>
            <w:noWrap/>
            <w:vAlign w:val="bottom"/>
            <w:hideMark/>
          </w:tcPr>
          <w:p w14:paraId="379B6FA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72.60</w:t>
            </w:r>
          </w:p>
        </w:tc>
      </w:tr>
      <w:tr w:rsidR="00B84E37" w:rsidRPr="00E0424F" w14:paraId="65678DD9" w14:textId="77777777" w:rsidTr="00B84E37">
        <w:trPr>
          <w:trHeight w:val="300"/>
        </w:trPr>
        <w:tc>
          <w:tcPr>
            <w:tcW w:w="0" w:type="auto"/>
            <w:tcBorders>
              <w:top w:val="nil"/>
              <w:left w:val="nil"/>
              <w:bottom w:val="nil"/>
              <w:right w:val="nil"/>
            </w:tcBorders>
            <w:shd w:val="clear" w:color="auto" w:fill="auto"/>
            <w:noWrap/>
            <w:vAlign w:val="bottom"/>
            <w:hideMark/>
          </w:tcPr>
          <w:p w14:paraId="4B3243B1"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25</w:t>
            </w:r>
          </w:p>
        </w:tc>
        <w:tc>
          <w:tcPr>
            <w:tcW w:w="0" w:type="auto"/>
            <w:tcBorders>
              <w:top w:val="nil"/>
              <w:left w:val="nil"/>
              <w:bottom w:val="nil"/>
              <w:right w:val="nil"/>
            </w:tcBorders>
            <w:shd w:val="clear" w:color="auto" w:fill="auto"/>
            <w:noWrap/>
            <w:vAlign w:val="bottom"/>
            <w:hideMark/>
          </w:tcPr>
          <w:p w14:paraId="625BC167"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Northern Ireland</w:t>
            </w:r>
          </w:p>
        </w:tc>
        <w:tc>
          <w:tcPr>
            <w:tcW w:w="0" w:type="auto"/>
            <w:tcBorders>
              <w:top w:val="nil"/>
              <w:left w:val="nil"/>
              <w:bottom w:val="nil"/>
              <w:right w:val="nil"/>
            </w:tcBorders>
            <w:shd w:val="clear" w:color="auto" w:fill="auto"/>
            <w:noWrap/>
            <w:vAlign w:val="bottom"/>
            <w:hideMark/>
          </w:tcPr>
          <w:p w14:paraId="7517800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1922</w:t>
            </w:r>
          </w:p>
        </w:tc>
        <w:tc>
          <w:tcPr>
            <w:tcW w:w="0" w:type="auto"/>
            <w:tcBorders>
              <w:top w:val="nil"/>
              <w:left w:val="nil"/>
              <w:bottom w:val="nil"/>
              <w:right w:val="nil"/>
            </w:tcBorders>
            <w:shd w:val="clear" w:color="auto" w:fill="auto"/>
            <w:noWrap/>
            <w:vAlign w:val="bottom"/>
            <w:hideMark/>
          </w:tcPr>
          <w:p w14:paraId="2197972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2013</w:t>
            </w:r>
          </w:p>
        </w:tc>
        <w:tc>
          <w:tcPr>
            <w:tcW w:w="0" w:type="auto"/>
            <w:tcBorders>
              <w:top w:val="nil"/>
              <w:left w:val="nil"/>
              <w:bottom w:val="nil"/>
              <w:right w:val="nil"/>
            </w:tcBorders>
            <w:shd w:val="clear" w:color="auto" w:fill="auto"/>
            <w:noWrap/>
            <w:vAlign w:val="bottom"/>
            <w:hideMark/>
          </w:tcPr>
          <w:p w14:paraId="4F8EDB3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78.10</w:t>
            </w:r>
          </w:p>
        </w:tc>
        <w:tc>
          <w:tcPr>
            <w:tcW w:w="0" w:type="auto"/>
            <w:tcBorders>
              <w:top w:val="nil"/>
              <w:left w:val="nil"/>
              <w:bottom w:val="nil"/>
              <w:right w:val="nil"/>
            </w:tcBorders>
            <w:shd w:val="clear" w:color="auto" w:fill="auto"/>
            <w:noWrap/>
            <w:vAlign w:val="bottom"/>
            <w:hideMark/>
          </w:tcPr>
          <w:p w14:paraId="367D5062"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1.87</w:t>
            </w:r>
          </w:p>
        </w:tc>
        <w:tc>
          <w:tcPr>
            <w:tcW w:w="0" w:type="auto"/>
            <w:tcBorders>
              <w:top w:val="nil"/>
              <w:left w:val="nil"/>
              <w:bottom w:val="nil"/>
              <w:right w:val="nil"/>
            </w:tcBorders>
            <w:shd w:val="clear" w:color="auto" w:fill="auto"/>
            <w:noWrap/>
            <w:vAlign w:val="bottom"/>
            <w:hideMark/>
          </w:tcPr>
          <w:p w14:paraId="0081934D"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2.32</w:t>
            </w:r>
          </w:p>
        </w:tc>
        <w:tc>
          <w:tcPr>
            <w:tcW w:w="0" w:type="auto"/>
            <w:tcBorders>
              <w:top w:val="nil"/>
              <w:left w:val="nil"/>
              <w:bottom w:val="nil"/>
              <w:right w:val="nil"/>
            </w:tcBorders>
            <w:shd w:val="clear" w:color="auto" w:fill="auto"/>
            <w:noWrap/>
            <w:vAlign w:val="bottom"/>
            <w:hideMark/>
          </w:tcPr>
          <w:p w14:paraId="05FCA055"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1.64</w:t>
            </w:r>
          </w:p>
        </w:tc>
        <w:tc>
          <w:tcPr>
            <w:tcW w:w="0" w:type="auto"/>
            <w:tcBorders>
              <w:top w:val="nil"/>
              <w:left w:val="nil"/>
              <w:bottom w:val="nil"/>
              <w:right w:val="nil"/>
            </w:tcBorders>
            <w:shd w:val="clear" w:color="auto" w:fill="auto"/>
            <w:noWrap/>
            <w:vAlign w:val="bottom"/>
            <w:hideMark/>
          </w:tcPr>
          <w:p w14:paraId="479F889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78.99</w:t>
            </w:r>
          </w:p>
        </w:tc>
        <w:tc>
          <w:tcPr>
            <w:tcW w:w="0" w:type="auto"/>
            <w:tcBorders>
              <w:top w:val="nil"/>
              <w:left w:val="nil"/>
              <w:bottom w:val="nil"/>
              <w:right w:val="nil"/>
            </w:tcBorders>
            <w:shd w:val="clear" w:color="auto" w:fill="auto"/>
            <w:noWrap/>
            <w:vAlign w:val="bottom"/>
            <w:hideMark/>
          </w:tcPr>
          <w:p w14:paraId="4E46DDAD"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75.41</w:t>
            </w:r>
          </w:p>
        </w:tc>
        <w:tc>
          <w:tcPr>
            <w:tcW w:w="0" w:type="auto"/>
            <w:tcBorders>
              <w:top w:val="nil"/>
              <w:left w:val="nil"/>
              <w:bottom w:val="nil"/>
              <w:right w:val="nil"/>
            </w:tcBorders>
            <w:shd w:val="clear" w:color="auto" w:fill="auto"/>
            <w:noWrap/>
            <w:vAlign w:val="bottom"/>
            <w:hideMark/>
          </w:tcPr>
          <w:p w14:paraId="0FB31CE1"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72.84</w:t>
            </w:r>
          </w:p>
        </w:tc>
      </w:tr>
      <w:tr w:rsidR="00B84E37" w:rsidRPr="00E0424F" w14:paraId="05F0541E" w14:textId="77777777" w:rsidTr="00B84E37">
        <w:trPr>
          <w:trHeight w:val="300"/>
        </w:trPr>
        <w:tc>
          <w:tcPr>
            <w:tcW w:w="0" w:type="auto"/>
            <w:tcBorders>
              <w:top w:val="nil"/>
              <w:left w:val="nil"/>
              <w:bottom w:val="nil"/>
              <w:right w:val="nil"/>
            </w:tcBorders>
            <w:shd w:val="clear" w:color="auto" w:fill="auto"/>
            <w:noWrap/>
            <w:vAlign w:val="bottom"/>
            <w:hideMark/>
          </w:tcPr>
          <w:p w14:paraId="50B99AD1"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26</w:t>
            </w:r>
          </w:p>
        </w:tc>
        <w:tc>
          <w:tcPr>
            <w:tcW w:w="0" w:type="auto"/>
            <w:tcBorders>
              <w:top w:val="nil"/>
              <w:left w:val="nil"/>
              <w:bottom w:val="nil"/>
              <w:right w:val="nil"/>
            </w:tcBorders>
            <w:shd w:val="clear" w:color="auto" w:fill="auto"/>
            <w:noWrap/>
            <w:vAlign w:val="bottom"/>
            <w:hideMark/>
          </w:tcPr>
          <w:p w14:paraId="7B752DB9"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Portugal</w:t>
            </w:r>
          </w:p>
        </w:tc>
        <w:tc>
          <w:tcPr>
            <w:tcW w:w="0" w:type="auto"/>
            <w:tcBorders>
              <w:top w:val="nil"/>
              <w:left w:val="nil"/>
              <w:bottom w:val="nil"/>
              <w:right w:val="nil"/>
            </w:tcBorders>
            <w:shd w:val="clear" w:color="auto" w:fill="auto"/>
            <w:noWrap/>
            <w:vAlign w:val="bottom"/>
            <w:hideMark/>
          </w:tcPr>
          <w:p w14:paraId="5967FE5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1940</w:t>
            </w:r>
          </w:p>
        </w:tc>
        <w:tc>
          <w:tcPr>
            <w:tcW w:w="0" w:type="auto"/>
            <w:tcBorders>
              <w:top w:val="nil"/>
              <w:left w:val="nil"/>
              <w:bottom w:val="nil"/>
              <w:right w:val="nil"/>
            </w:tcBorders>
            <w:shd w:val="clear" w:color="auto" w:fill="auto"/>
            <w:noWrap/>
            <w:vAlign w:val="bottom"/>
            <w:hideMark/>
          </w:tcPr>
          <w:p w14:paraId="0594BA8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2015</w:t>
            </w:r>
          </w:p>
        </w:tc>
        <w:tc>
          <w:tcPr>
            <w:tcW w:w="0" w:type="auto"/>
            <w:tcBorders>
              <w:top w:val="nil"/>
              <w:left w:val="nil"/>
              <w:bottom w:val="nil"/>
              <w:right w:val="nil"/>
            </w:tcBorders>
            <w:shd w:val="clear" w:color="auto" w:fill="auto"/>
            <w:noWrap/>
            <w:vAlign w:val="bottom"/>
            <w:hideMark/>
          </w:tcPr>
          <w:p w14:paraId="35C58B7D"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78.02</w:t>
            </w:r>
          </w:p>
        </w:tc>
        <w:tc>
          <w:tcPr>
            <w:tcW w:w="0" w:type="auto"/>
            <w:tcBorders>
              <w:top w:val="nil"/>
              <w:left w:val="nil"/>
              <w:bottom w:val="nil"/>
              <w:right w:val="nil"/>
            </w:tcBorders>
            <w:shd w:val="clear" w:color="auto" w:fill="auto"/>
            <w:noWrap/>
            <w:vAlign w:val="bottom"/>
            <w:hideMark/>
          </w:tcPr>
          <w:p w14:paraId="76851332"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1.89</w:t>
            </w:r>
          </w:p>
        </w:tc>
        <w:tc>
          <w:tcPr>
            <w:tcW w:w="0" w:type="auto"/>
            <w:tcBorders>
              <w:top w:val="nil"/>
              <w:left w:val="nil"/>
              <w:bottom w:val="nil"/>
              <w:right w:val="nil"/>
            </w:tcBorders>
            <w:shd w:val="clear" w:color="auto" w:fill="auto"/>
            <w:noWrap/>
            <w:vAlign w:val="bottom"/>
            <w:hideMark/>
          </w:tcPr>
          <w:p w14:paraId="6A3E6EB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2.33</w:t>
            </w:r>
          </w:p>
        </w:tc>
        <w:tc>
          <w:tcPr>
            <w:tcW w:w="0" w:type="auto"/>
            <w:tcBorders>
              <w:top w:val="nil"/>
              <w:left w:val="nil"/>
              <w:bottom w:val="nil"/>
              <w:right w:val="nil"/>
            </w:tcBorders>
            <w:shd w:val="clear" w:color="auto" w:fill="auto"/>
            <w:noWrap/>
            <w:vAlign w:val="bottom"/>
            <w:hideMark/>
          </w:tcPr>
          <w:p w14:paraId="782AE8A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1.68</w:t>
            </w:r>
          </w:p>
        </w:tc>
        <w:tc>
          <w:tcPr>
            <w:tcW w:w="0" w:type="auto"/>
            <w:tcBorders>
              <w:top w:val="nil"/>
              <w:left w:val="nil"/>
              <w:bottom w:val="nil"/>
              <w:right w:val="nil"/>
            </w:tcBorders>
            <w:shd w:val="clear" w:color="auto" w:fill="auto"/>
            <w:noWrap/>
            <w:vAlign w:val="bottom"/>
            <w:hideMark/>
          </w:tcPr>
          <w:p w14:paraId="212C3E0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79.11</w:t>
            </w:r>
          </w:p>
        </w:tc>
        <w:tc>
          <w:tcPr>
            <w:tcW w:w="0" w:type="auto"/>
            <w:tcBorders>
              <w:top w:val="nil"/>
              <w:left w:val="nil"/>
              <w:bottom w:val="nil"/>
              <w:right w:val="nil"/>
            </w:tcBorders>
            <w:shd w:val="clear" w:color="auto" w:fill="auto"/>
            <w:noWrap/>
            <w:vAlign w:val="bottom"/>
            <w:hideMark/>
          </w:tcPr>
          <w:p w14:paraId="3953CFE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75.38</w:t>
            </w:r>
          </w:p>
        </w:tc>
        <w:tc>
          <w:tcPr>
            <w:tcW w:w="0" w:type="auto"/>
            <w:tcBorders>
              <w:top w:val="nil"/>
              <w:left w:val="nil"/>
              <w:bottom w:val="nil"/>
              <w:right w:val="nil"/>
            </w:tcBorders>
            <w:shd w:val="clear" w:color="auto" w:fill="auto"/>
            <w:noWrap/>
            <w:vAlign w:val="bottom"/>
            <w:hideMark/>
          </w:tcPr>
          <w:p w14:paraId="5F5CCB4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72.56</w:t>
            </w:r>
          </w:p>
        </w:tc>
      </w:tr>
      <w:tr w:rsidR="00B84E37" w:rsidRPr="00E0424F" w14:paraId="5BAEFE3F" w14:textId="77777777" w:rsidTr="00B84E37">
        <w:trPr>
          <w:trHeight w:val="300"/>
        </w:trPr>
        <w:tc>
          <w:tcPr>
            <w:tcW w:w="0" w:type="auto"/>
            <w:tcBorders>
              <w:top w:val="nil"/>
              <w:left w:val="nil"/>
              <w:bottom w:val="nil"/>
              <w:right w:val="nil"/>
            </w:tcBorders>
            <w:shd w:val="clear" w:color="auto" w:fill="auto"/>
            <w:noWrap/>
            <w:vAlign w:val="bottom"/>
            <w:hideMark/>
          </w:tcPr>
          <w:p w14:paraId="6FD7C22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27</w:t>
            </w:r>
          </w:p>
        </w:tc>
        <w:tc>
          <w:tcPr>
            <w:tcW w:w="0" w:type="auto"/>
            <w:tcBorders>
              <w:top w:val="nil"/>
              <w:left w:val="nil"/>
              <w:bottom w:val="nil"/>
              <w:right w:val="nil"/>
            </w:tcBorders>
            <w:shd w:val="clear" w:color="auto" w:fill="auto"/>
            <w:noWrap/>
            <w:vAlign w:val="bottom"/>
            <w:hideMark/>
          </w:tcPr>
          <w:p w14:paraId="433F9E3E"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Germany</w:t>
            </w:r>
          </w:p>
        </w:tc>
        <w:tc>
          <w:tcPr>
            <w:tcW w:w="0" w:type="auto"/>
            <w:tcBorders>
              <w:top w:val="nil"/>
              <w:left w:val="nil"/>
              <w:bottom w:val="nil"/>
              <w:right w:val="nil"/>
            </w:tcBorders>
            <w:shd w:val="clear" w:color="auto" w:fill="auto"/>
            <w:noWrap/>
            <w:vAlign w:val="bottom"/>
            <w:hideMark/>
          </w:tcPr>
          <w:p w14:paraId="7AA68F2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1990</w:t>
            </w:r>
          </w:p>
        </w:tc>
        <w:tc>
          <w:tcPr>
            <w:tcW w:w="0" w:type="auto"/>
            <w:tcBorders>
              <w:top w:val="nil"/>
              <w:left w:val="nil"/>
              <w:bottom w:val="nil"/>
              <w:right w:val="nil"/>
            </w:tcBorders>
            <w:shd w:val="clear" w:color="auto" w:fill="auto"/>
            <w:noWrap/>
            <w:vAlign w:val="bottom"/>
            <w:hideMark/>
          </w:tcPr>
          <w:p w14:paraId="62CEDB2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2013</w:t>
            </w:r>
          </w:p>
        </w:tc>
        <w:tc>
          <w:tcPr>
            <w:tcW w:w="0" w:type="auto"/>
            <w:tcBorders>
              <w:top w:val="nil"/>
              <w:left w:val="nil"/>
              <w:bottom w:val="nil"/>
              <w:right w:val="nil"/>
            </w:tcBorders>
            <w:shd w:val="clear" w:color="auto" w:fill="auto"/>
            <w:noWrap/>
            <w:vAlign w:val="bottom"/>
            <w:hideMark/>
          </w:tcPr>
          <w:p w14:paraId="34BB520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77.99</w:t>
            </w:r>
          </w:p>
        </w:tc>
        <w:tc>
          <w:tcPr>
            <w:tcW w:w="0" w:type="auto"/>
            <w:tcBorders>
              <w:top w:val="nil"/>
              <w:left w:val="nil"/>
              <w:bottom w:val="nil"/>
              <w:right w:val="nil"/>
            </w:tcBorders>
            <w:shd w:val="clear" w:color="auto" w:fill="auto"/>
            <w:noWrap/>
            <w:vAlign w:val="bottom"/>
            <w:hideMark/>
          </w:tcPr>
          <w:p w14:paraId="1147642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1.90</w:t>
            </w:r>
          </w:p>
        </w:tc>
        <w:tc>
          <w:tcPr>
            <w:tcW w:w="0" w:type="auto"/>
            <w:tcBorders>
              <w:top w:val="nil"/>
              <w:left w:val="nil"/>
              <w:bottom w:val="nil"/>
              <w:right w:val="nil"/>
            </w:tcBorders>
            <w:shd w:val="clear" w:color="auto" w:fill="auto"/>
            <w:noWrap/>
            <w:vAlign w:val="bottom"/>
            <w:hideMark/>
          </w:tcPr>
          <w:p w14:paraId="7AD95B0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2.35</w:t>
            </w:r>
          </w:p>
        </w:tc>
        <w:tc>
          <w:tcPr>
            <w:tcW w:w="0" w:type="auto"/>
            <w:tcBorders>
              <w:top w:val="nil"/>
              <w:left w:val="nil"/>
              <w:bottom w:val="nil"/>
              <w:right w:val="nil"/>
            </w:tcBorders>
            <w:shd w:val="clear" w:color="auto" w:fill="auto"/>
            <w:noWrap/>
            <w:vAlign w:val="bottom"/>
            <w:hideMark/>
          </w:tcPr>
          <w:p w14:paraId="7F85B38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1.70</w:t>
            </w:r>
          </w:p>
        </w:tc>
        <w:tc>
          <w:tcPr>
            <w:tcW w:w="0" w:type="auto"/>
            <w:tcBorders>
              <w:top w:val="nil"/>
              <w:left w:val="nil"/>
              <w:bottom w:val="nil"/>
              <w:right w:val="nil"/>
            </w:tcBorders>
            <w:shd w:val="clear" w:color="auto" w:fill="auto"/>
            <w:noWrap/>
            <w:vAlign w:val="bottom"/>
            <w:hideMark/>
          </w:tcPr>
          <w:p w14:paraId="4744D3F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78.50</w:t>
            </w:r>
          </w:p>
        </w:tc>
        <w:tc>
          <w:tcPr>
            <w:tcW w:w="0" w:type="auto"/>
            <w:tcBorders>
              <w:top w:val="nil"/>
              <w:left w:val="nil"/>
              <w:bottom w:val="nil"/>
              <w:right w:val="nil"/>
            </w:tcBorders>
            <w:shd w:val="clear" w:color="auto" w:fill="auto"/>
            <w:noWrap/>
            <w:vAlign w:val="bottom"/>
            <w:hideMark/>
          </w:tcPr>
          <w:p w14:paraId="3683FB01"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74.80</w:t>
            </w:r>
          </w:p>
        </w:tc>
        <w:tc>
          <w:tcPr>
            <w:tcW w:w="0" w:type="auto"/>
            <w:tcBorders>
              <w:top w:val="nil"/>
              <w:left w:val="nil"/>
              <w:bottom w:val="nil"/>
              <w:right w:val="nil"/>
            </w:tcBorders>
            <w:shd w:val="clear" w:color="auto" w:fill="auto"/>
            <w:noWrap/>
            <w:vAlign w:val="bottom"/>
            <w:hideMark/>
          </w:tcPr>
          <w:p w14:paraId="0041142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72.34</w:t>
            </w:r>
          </w:p>
        </w:tc>
      </w:tr>
      <w:tr w:rsidR="00B84E37" w:rsidRPr="00E0424F" w14:paraId="56428EB2" w14:textId="77777777" w:rsidTr="00B84E37">
        <w:trPr>
          <w:trHeight w:val="300"/>
        </w:trPr>
        <w:tc>
          <w:tcPr>
            <w:tcW w:w="0" w:type="auto"/>
            <w:tcBorders>
              <w:top w:val="nil"/>
              <w:left w:val="nil"/>
              <w:bottom w:val="nil"/>
              <w:right w:val="nil"/>
            </w:tcBorders>
            <w:shd w:val="clear" w:color="auto" w:fill="auto"/>
            <w:noWrap/>
            <w:vAlign w:val="bottom"/>
            <w:hideMark/>
          </w:tcPr>
          <w:p w14:paraId="635CAE2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28</w:t>
            </w:r>
          </w:p>
        </w:tc>
        <w:tc>
          <w:tcPr>
            <w:tcW w:w="0" w:type="auto"/>
            <w:tcBorders>
              <w:top w:val="nil"/>
              <w:left w:val="nil"/>
              <w:bottom w:val="nil"/>
              <w:right w:val="nil"/>
            </w:tcBorders>
            <w:shd w:val="clear" w:color="auto" w:fill="auto"/>
            <w:noWrap/>
            <w:vAlign w:val="bottom"/>
            <w:hideMark/>
          </w:tcPr>
          <w:p w14:paraId="7592BCCD"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Slovenia</w:t>
            </w:r>
          </w:p>
        </w:tc>
        <w:tc>
          <w:tcPr>
            <w:tcW w:w="0" w:type="auto"/>
            <w:tcBorders>
              <w:top w:val="nil"/>
              <w:left w:val="nil"/>
              <w:bottom w:val="nil"/>
              <w:right w:val="nil"/>
            </w:tcBorders>
            <w:shd w:val="clear" w:color="auto" w:fill="auto"/>
            <w:noWrap/>
            <w:vAlign w:val="bottom"/>
            <w:hideMark/>
          </w:tcPr>
          <w:p w14:paraId="1961F71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1983</w:t>
            </w:r>
          </w:p>
        </w:tc>
        <w:tc>
          <w:tcPr>
            <w:tcW w:w="0" w:type="auto"/>
            <w:tcBorders>
              <w:top w:val="nil"/>
              <w:left w:val="nil"/>
              <w:bottom w:val="nil"/>
              <w:right w:val="nil"/>
            </w:tcBorders>
            <w:shd w:val="clear" w:color="auto" w:fill="auto"/>
            <w:noWrap/>
            <w:vAlign w:val="bottom"/>
            <w:hideMark/>
          </w:tcPr>
          <w:p w14:paraId="5E51EA1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2014</w:t>
            </w:r>
          </w:p>
        </w:tc>
        <w:tc>
          <w:tcPr>
            <w:tcW w:w="0" w:type="auto"/>
            <w:tcBorders>
              <w:top w:val="nil"/>
              <w:left w:val="nil"/>
              <w:bottom w:val="nil"/>
              <w:right w:val="nil"/>
            </w:tcBorders>
            <w:shd w:val="clear" w:color="auto" w:fill="auto"/>
            <w:noWrap/>
            <w:vAlign w:val="bottom"/>
            <w:hideMark/>
          </w:tcPr>
          <w:p w14:paraId="078DD33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77.95</w:t>
            </w:r>
          </w:p>
        </w:tc>
        <w:tc>
          <w:tcPr>
            <w:tcW w:w="0" w:type="auto"/>
            <w:tcBorders>
              <w:top w:val="nil"/>
              <w:left w:val="nil"/>
              <w:bottom w:val="nil"/>
              <w:right w:val="nil"/>
            </w:tcBorders>
            <w:shd w:val="clear" w:color="auto" w:fill="auto"/>
            <w:noWrap/>
            <w:vAlign w:val="bottom"/>
            <w:hideMark/>
          </w:tcPr>
          <w:p w14:paraId="66ED9A0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1.89</w:t>
            </w:r>
          </w:p>
        </w:tc>
        <w:tc>
          <w:tcPr>
            <w:tcW w:w="0" w:type="auto"/>
            <w:tcBorders>
              <w:top w:val="nil"/>
              <w:left w:val="nil"/>
              <w:bottom w:val="nil"/>
              <w:right w:val="nil"/>
            </w:tcBorders>
            <w:shd w:val="clear" w:color="auto" w:fill="auto"/>
            <w:noWrap/>
            <w:vAlign w:val="bottom"/>
            <w:hideMark/>
          </w:tcPr>
          <w:p w14:paraId="443C158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2.36</w:t>
            </w:r>
          </w:p>
        </w:tc>
        <w:tc>
          <w:tcPr>
            <w:tcW w:w="0" w:type="auto"/>
            <w:tcBorders>
              <w:top w:val="nil"/>
              <w:left w:val="nil"/>
              <w:bottom w:val="nil"/>
              <w:right w:val="nil"/>
            </w:tcBorders>
            <w:shd w:val="clear" w:color="auto" w:fill="auto"/>
            <w:noWrap/>
            <w:vAlign w:val="bottom"/>
            <w:hideMark/>
          </w:tcPr>
          <w:p w14:paraId="5013B5D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1.73</w:t>
            </w:r>
          </w:p>
        </w:tc>
        <w:tc>
          <w:tcPr>
            <w:tcW w:w="0" w:type="auto"/>
            <w:tcBorders>
              <w:top w:val="nil"/>
              <w:left w:val="nil"/>
              <w:bottom w:val="nil"/>
              <w:right w:val="nil"/>
            </w:tcBorders>
            <w:shd w:val="clear" w:color="auto" w:fill="auto"/>
            <w:noWrap/>
            <w:vAlign w:val="bottom"/>
            <w:hideMark/>
          </w:tcPr>
          <w:p w14:paraId="1F33B70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78.19</w:t>
            </w:r>
          </w:p>
        </w:tc>
        <w:tc>
          <w:tcPr>
            <w:tcW w:w="0" w:type="auto"/>
            <w:tcBorders>
              <w:top w:val="nil"/>
              <w:left w:val="nil"/>
              <w:bottom w:val="nil"/>
              <w:right w:val="nil"/>
            </w:tcBorders>
            <w:shd w:val="clear" w:color="auto" w:fill="auto"/>
            <w:noWrap/>
            <w:vAlign w:val="bottom"/>
            <w:hideMark/>
          </w:tcPr>
          <w:p w14:paraId="1E002FD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74.41</w:t>
            </w:r>
          </w:p>
        </w:tc>
        <w:tc>
          <w:tcPr>
            <w:tcW w:w="0" w:type="auto"/>
            <w:tcBorders>
              <w:top w:val="nil"/>
              <w:left w:val="nil"/>
              <w:bottom w:val="nil"/>
              <w:right w:val="nil"/>
            </w:tcBorders>
            <w:shd w:val="clear" w:color="auto" w:fill="auto"/>
            <w:noWrap/>
            <w:vAlign w:val="bottom"/>
            <w:hideMark/>
          </w:tcPr>
          <w:p w14:paraId="08378DA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72.05</w:t>
            </w:r>
          </w:p>
        </w:tc>
      </w:tr>
      <w:tr w:rsidR="00B84E37" w:rsidRPr="00E0424F" w14:paraId="234DC21C" w14:textId="77777777" w:rsidTr="00B84E37">
        <w:trPr>
          <w:trHeight w:val="300"/>
        </w:trPr>
        <w:tc>
          <w:tcPr>
            <w:tcW w:w="0" w:type="auto"/>
            <w:tcBorders>
              <w:top w:val="nil"/>
              <w:left w:val="nil"/>
              <w:bottom w:val="nil"/>
              <w:right w:val="nil"/>
            </w:tcBorders>
            <w:shd w:val="clear" w:color="auto" w:fill="auto"/>
            <w:noWrap/>
            <w:vAlign w:val="bottom"/>
            <w:hideMark/>
          </w:tcPr>
          <w:p w14:paraId="526917A2"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29</w:t>
            </w:r>
          </w:p>
        </w:tc>
        <w:tc>
          <w:tcPr>
            <w:tcW w:w="0" w:type="auto"/>
            <w:tcBorders>
              <w:top w:val="nil"/>
              <w:left w:val="nil"/>
              <w:bottom w:val="nil"/>
              <w:right w:val="nil"/>
            </w:tcBorders>
            <w:shd w:val="clear" w:color="auto" w:fill="auto"/>
            <w:noWrap/>
            <w:vAlign w:val="bottom"/>
            <w:hideMark/>
          </w:tcPr>
          <w:p w14:paraId="24BC7AF1"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Scotland</w:t>
            </w:r>
          </w:p>
        </w:tc>
        <w:tc>
          <w:tcPr>
            <w:tcW w:w="0" w:type="auto"/>
            <w:tcBorders>
              <w:top w:val="nil"/>
              <w:left w:val="nil"/>
              <w:bottom w:val="nil"/>
              <w:right w:val="nil"/>
            </w:tcBorders>
            <w:shd w:val="clear" w:color="auto" w:fill="auto"/>
            <w:noWrap/>
            <w:vAlign w:val="bottom"/>
            <w:hideMark/>
          </w:tcPr>
          <w:p w14:paraId="6DC5484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1900</w:t>
            </w:r>
          </w:p>
        </w:tc>
        <w:tc>
          <w:tcPr>
            <w:tcW w:w="0" w:type="auto"/>
            <w:tcBorders>
              <w:top w:val="nil"/>
              <w:left w:val="nil"/>
              <w:bottom w:val="nil"/>
              <w:right w:val="nil"/>
            </w:tcBorders>
            <w:shd w:val="clear" w:color="auto" w:fill="auto"/>
            <w:noWrap/>
            <w:vAlign w:val="bottom"/>
            <w:hideMark/>
          </w:tcPr>
          <w:p w14:paraId="447234F1"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2013</w:t>
            </w:r>
          </w:p>
        </w:tc>
        <w:tc>
          <w:tcPr>
            <w:tcW w:w="0" w:type="auto"/>
            <w:tcBorders>
              <w:top w:val="nil"/>
              <w:left w:val="nil"/>
              <w:bottom w:val="nil"/>
              <w:right w:val="nil"/>
            </w:tcBorders>
            <w:shd w:val="clear" w:color="auto" w:fill="auto"/>
            <w:noWrap/>
            <w:vAlign w:val="bottom"/>
            <w:hideMark/>
          </w:tcPr>
          <w:p w14:paraId="6C65CC1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77.04</w:t>
            </w:r>
          </w:p>
        </w:tc>
        <w:tc>
          <w:tcPr>
            <w:tcW w:w="0" w:type="auto"/>
            <w:tcBorders>
              <w:top w:val="nil"/>
              <w:left w:val="nil"/>
              <w:bottom w:val="nil"/>
              <w:right w:val="nil"/>
            </w:tcBorders>
            <w:shd w:val="clear" w:color="auto" w:fill="auto"/>
            <w:noWrap/>
            <w:vAlign w:val="bottom"/>
            <w:hideMark/>
          </w:tcPr>
          <w:p w14:paraId="1853F76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1.82</w:t>
            </w:r>
          </w:p>
        </w:tc>
        <w:tc>
          <w:tcPr>
            <w:tcW w:w="0" w:type="auto"/>
            <w:tcBorders>
              <w:top w:val="nil"/>
              <w:left w:val="nil"/>
              <w:bottom w:val="nil"/>
              <w:right w:val="nil"/>
            </w:tcBorders>
            <w:shd w:val="clear" w:color="auto" w:fill="auto"/>
            <w:noWrap/>
            <w:vAlign w:val="bottom"/>
            <w:hideMark/>
          </w:tcPr>
          <w:p w14:paraId="684640D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2.28</w:t>
            </w:r>
          </w:p>
        </w:tc>
        <w:tc>
          <w:tcPr>
            <w:tcW w:w="0" w:type="auto"/>
            <w:tcBorders>
              <w:top w:val="nil"/>
              <w:left w:val="nil"/>
              <w:bottom w:val="nil"/>
              <w:right w:val="nil"/>
            </w:tcBorders>
            <w:shd w:val="clear" w:color="auto" w:fill="auto"/>
            <w:noWrap/>
            <w:vAlign w:val="bottom"/>
            <w:hideMark/>
          </w:tcPr>
          <w:p w14:paraId="6A327AE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1.63</w:t>
            </w:r>
          </w:p>
        </w:tc>
        <w:tc>
          <w:tcPr>
            <w:tcW w:w="0" w:type="auto"/>
            <w:tcBorders>
              <w:top w:val="nil"/>
              <w:left w:val="nil"/>
              <w:bottom w:val="nil"/>
              <w:right w:val="nil"/>
            </w:tcBorders>
            <w:shd w:val="clear" w:color="auto" w:fill="auto"/>
            <w:noWrap/>
            <w:vAlign w:val="bottom"/>
            <w:hideMark/>
          </w:tcPr>
          <w:p w14:paraId="2DA2DBD9"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77.67</w:t>
            </w:r>
          </w:p>
        </w:tc>
        <w:tc>
          <w:tcPr>
            <w:tcW w:w="0" w:type="auto"/>
            <w:tcBorders>
              <w:top w:val="nil"/>
              <w:left w:val="nil"/>
              <w:bottom w:val="nil"/>
              <w:right w:val="nil"/>
            </w:tcBorders>
            <w:shd w:val="clear" w:color="auto" w:fill="auto"/>
            <w:noWrap/>
            <w:vAlign w:val="bottom"/>
            <w:hideMark/>
          </w:tcPr>
          <w:p w14:paraId="5BD8D01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73.84</w:t>
            </w:r>
          </w:p>
        </w:tc>
        <w:tc>
          <w:tcPr>
            <w:tcW w:w="0" w:type="auto"/>
            <w:tcBorders>
              <w:top w:val="nil"/>
              <w:left w:val="nil"/>
              <w:bottom w:val="nil"/>
              <w:right w:val="nil"/>
            </w:tcBorders>
            <w:shd w:val="clear" w:color="auto" w:fill="auto"/>
            <w:noWrap/>
            <w:vAlign w:val="bottom"/>
            <w:hideMark/>
          </w:tcPr>
          <w:p w14:paraId="27B3443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71.39</w:t>
            </w:r>
          </w:p>
        </w:tc>
      </w:tr>
      <w:tr w:rsidR="00B84E37" w:rsidRPr="00E0424F" w14:paraId="7749AEC4" w14:textId="77777777" w:rsidTr="00B84E37">
        <w:trPr>
          <w:trHeight w:val="300"/>
        </w:trPr>
        <w:tc>
          <w:tcPr>
            <w:tcW w:w="0" w:type="auto"/>
            <w:tcBorders>
              <w:top w:val="nil"/>
              <w:left w:val="nil"/>
              <w:bottom w:val="nil"/>
              <w:right w:val="nil"/>
            </w:tcBorders>
            <w:shd w:val="clear" w:color="auto" w:fill="auto"/>
            <w:noWrap/>
            <w:vAlign w:val="bottom"/>
            <w:hideMark/>
          </w:tcPr>
          <w:p w14:paraId="791C7FDD"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30</w:t>
            </w:r>
          </w:p>
        </w:tc>
        <w:tc>
          <w:tcPr>
            <w:tcW w:w="0" w:type="auto"/>
            <w:tcBorders>
              <w:top w:val="nil"/>
              <w:left w:val="nil"/>
              <w:bottom w:val="nil"/>
              <w:right w:val="nil"/>
            </w:tcBorders>
            <w:shd w:val="clear" w:color="auto" w:fill="auto"/>
            <w:noWrap/>
            <w:vAlign w:val="bottom"/>
            <w:hideMark/>
          </w:tcPr>
          <w:p w14:paraId="55623D5E"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East Germany</w:t>
            </w:r>
          </w:p>
        </w:tc>
        <w:tc>
          <w:tcPr>
            <w:tcW w:w="0" w:type="auto"/>
            <w:tcBorders>
              <w:top w:val="nil"/>
              <w:left w:val="nil"/>
              <w:bottom w:val="nil"/>
              <w:right w:val="nil"/>
            </w:tcBorders>
            <w:shd w:val="clear" w:color="auto" w:fill="auto"/>
            <w:noWrap/>
            <w:vAlign w:val="bottom"/>
            <w:hideMark/>
          </w:tcPr>
          <w:p w14:paraId="34D91132"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1956</w:t>
            </w:r>
          </w:p>
        </w:tc>
        <w:tc>
          <w:tcPr>
            <w:tcW w:w="0" w:type="auto"/>
            <w:tcBorders>
              <w:top w:val="nil"/>
              <w:left w:val="nil"/>
              <w:bottom w:val="nil"/>
              <w:right w:val="nil"/>
            </w:tcBorders>
            <w:shd w:val="clear" w:color="auto" w:fill="auto"/>
            <w:noWrap/>
            <w:vAlign w:val="bottom"/>
            <w:hideMark/>
          </w:tcPr>
          <w:p w14:paraId="06758109"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2013</w:t>
            </w:r>
          </w:p>
        </w:tc>
        <w:tc>
          <w:tcPr>
            <w:tcW w:w="0" w:type="auto"/>
            <w:tcBorders>
              <w:top w:val="nil"/>
              <w:left w:val="nil"/>
              <w:bottom w:val="nil"/>
              <w:right w:val="nil"/>
            </w:tcBorders>
            <w:shd w:val="clear" w:color="auto" w:fill="auto"/>
            <w:noWrap/>
            <w:vAlign w:val="bottom"/>
            <w:hideMark/>
          </w:tcPr>
          <w:p w14:paraId="64E3EFE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76.98</w:t>
            </w:r>
          </w:p>
        </w:tc>
        <w:tc>
          <w:tcPr>
            <w:tcW w:w="0" w:type="auto"/>
            <w:tcBorders>
              <w:top w:val="nil"/>
              <w:left w:val="nil"/>
              <w:bottom w:val="nil"/>
              <w:right w:val="nil"/>
            </w:tcBorders>
            <w:shd w:val="clear" w:color="auto" w:fill="auto"/>
            <w:noWrap/>
            <w:vAlign w:val="bottom"/>
            <w:hideMark/>
          </w:tcPr>
          <w:p w14:paraId="1776CB75"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1.85</w:t>
            </w:r>
          </w:p>
        </w:tc>
        <w:tc>
          <w:tcPr>
            <w:tcW w:w="0" w:type="auto"/>
            <w:tcBorders>
              <w:top w:val="nil"/>
              <w:left w:val="nil"/>
              <w:bottom w:val="nil"/>
              <w:right w:val="nil"/>
            </w:tcBorders>
            <w:shd w:val="clear" w:color="auto" w:fill="auto"/>
            <w:noWrap/>
            <w:vAlign w:val="bottom"/>
            <w:hideMark/>
          </w:tcPr>
          <w:p w14:paraId="436801E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2.31</w:t>
            </w:r>
          </w:p>
        </w:tc>
        <w:tc>
          <w:tcPr>
            <w:tcW w:w="0" w:type="auto"/>
            <w:tcBorders>
              <w:top w:val="nil"/>
              <w:left w:val="nil"/>
              <w:bottom w:val="nil"/>
              <w:right w:val="nil"/>
            </w:tcBorders>
            <w:shd w:val="clear" w:color="auto" w:fill="auto"/>
            <w:noWrap/>
            <w:vAlign w:val="bottom"/>
            <w:hideMark/>
          </w:tcPr>
          <w:p w14:paraId="081CB4F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1.67</w:t>
            </w:r>
          </w:p>
        </w:tc>
        <w:tc>
          <w:tcPr>
            <w:tcW w:w="0" w:type="auto"/>
            <w:tcBorders>
              <w:top w:val="nil"/>
              <w:left w:val="nil"/>
              <w:bottom w:val="nil"/>
              <w:right w:val="nil"/>
            </w:tcBorders>
            <w:shd w:val="clear" w:color="auto" w:fill="auto"/>
            <w:noWrap/>
            <w:vAlign w:val="bottom"/>
            <w:hideMark/>
          </w:tcPr>
          <w:p w14:paraId="5056F8E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77.73</w:t>
            </w:r>
          </w:p>
        </w:tc>
        <w:tc>
          <w:tcPr>
            <w:tcW w:w="0" w:type="auto"/>
            <w:tcBorders>
              <w:top w:val="nil"/>
              <w:left w:val="nil"/>
              <w:bottom w:val="nil"/>
              <w:right w:val="nil"/>
            </w:tcBorders>
            <w:shd w:val="clear" w:color="auto" w:fill="auto"/>
            <w:noWrap/>
            <w:vAlign w:val="bottom"/>
            <w:hideMark/>
          </w:tcPr>
          <w:p w14:paraId="33970D2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73.87</w:t>
            </w:r>
          </w:p>
        </w:tc>
        <w:tc>
          <w:tcPr>
            <w:tcW w:w="0" w:type="auto"/>
            <w:tcBorders>
              <w:top w:val="nil"/>
              <w:left w:val="nil"/>
              <w:bottom w:val="nil"/>
              <w:right w:val="nil"/>
            </w:tcBorders>
            <w:shd w:val="clear" w:color="auto" w:fill="auto"/>
            <w:noWrap/>
            <w:vAlign w:val="bottom"/>
            <w:hideMark/>
          </w:tcPr>
          <w:p w14:paraId="44E0989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71.22</w:t>
            </w:r>
          </w:p>
        </w:tc>
      </w:tr>
      <w:tr w:rsidR="00B84E37" w:rsidRPr="00E0424F" w14:paraId="50416EA5" w14:textId="77777777" w:rsidTr="00B84E37">
        <w:trPr>
          <w:trHeight w:val="300"/>
        </w:trPr>
        <w:tc>
          <w:tcPr>
            <w:tcW w:w="0" w:type="auto"/>
            <w:tcBorders>
              <w:top w:val="nil"/>
              <w:left w:val="nil"/>
              <w:bottom w:val="nil"/>
              <w:right w:val="nil"/>
            </w:tcBorders>
            <w:shd w:val="clear" w:color="auto" w:fill="auto"/>
            <w:noWrap/>
            <w:vAlign w:val="bottom"/>
            <w:hideMark/>
          </w:tcPr>
          <w:p w14:paraId="60C288F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31</w:t>
            </w:r>
          </w:p>
        </w:tc>
        <w:tc>
          <w:tcPr>
            <w:tcW w:w="0" w:type="auto"/>
            <w:tcBorders>
              <w:top w:val="nil"/>
              <w:left w:val="nil"/>
              <w:bottom w:val="nil"/>
              <w:right w:val="nil"/>
            </w:tcBorders>
            <w:shd w:val="clear" w:color="auto" w:fill="auto"/>
            <w:noWrap/>
            <w:vAlign w:val="bottom"/>
            <w:hideMark/>
          </w:tcPr>
          <w:p w14:paraId="220D5E00"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Taiwan</w:t>
            </w:r>
          </w:p>
        </w:tc>
        <w:tc>
          <w:tcPr>
            <w:tcW w:w="0" w:type="auto"/>
            <w:tcBorders>
              <w:top w:val="nil"/>
              <w:left w:val="nil"/>
              <w:bottom w:val="nil"/>
              <w:right w:val="nil"/>
            </w:tcBorders>
            <w:shd w:val="clear" w:color="auto" w:fill="auto"/>
            <w:noWrap/>
            <w:vAlign w:val="bottom"/>
            <w:hideMark/>
          </w:tcPr>
          <w:p w14:paraId="75DBD98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1970</w:t>
            </w:r>
          </w:p>
        </w:tc>
        <w:tc>
          <w:tcPr>
            <w:tcW w:w="0" w:type="auto"/>
            <w:tcBorders>
              <w:top w:val="nil"/>
              <w:left w:val="nil"/>
              <w:bottom w:val="nil"/>
              <w:right w:val="nil"/>
            </w:tcBorders>
            <w:shd w:val="clear" w:color="auto" w:fill="auto"/>
            <w:noWrap/>
            <w:vAlign w:val="bottom"/>
            <w:hideMark/>
          </w:tcPr>
          <w:p w14:paraId="0E35CED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2014</w:t>
            </w:r>
          </w:p>
        </w:tc>
        <w:tc>
          <w:tcPr>
            <w:tcW w:w="0" w:type="auto"/>
            <w:tcBorders>
              <w:top w:val="nil"/>
              <w:left w:val="nil"/>
              <w:bottom w:val="nil"/>
              <w:right w:val="nil"/>
            </w:tcBorders>
            <w:shd w:val="clear" w:color="auto" w:fill="auto"/>
            <w:noWrap/>
            <w:vAlign w:val="bottom"/>
            <w:hideMark/>
          </w:tcPr>
          <w:p w14:paraId="414DC9A1"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76.55</w:t>
            </w:r>
          </w:p>
        </w:tc>
        <w:tc>
          <w:tcPr>
            <w:tcW w:w="0" w:type="auto"/>
            <w:tcBorders>
              <w:top w:val="nil"/>
              <w:left w:val="nil"/>
              <w:bottom w:val="nil"/>
              <w:right w:val="nil"/>
            </w:tcBorders>
            <w:shd w:val="clear" w:color="auto" w:fill="auto"/>
            <w:noWrap/>
            <w:vAlign w:val="bottom"/>
            <w:hideMark/>
          </w:tcPr>
          <w:p w14:paraId="603CFB0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1.72</w:t>
            </w:r>
          </w:p>
        </w:tc>
        <w:tc>
          <w:tcPr>
            <w:tcW w:w="0" w:type="auto"/>
            <w:tcBorders>
              <w:top w:val="nil"/>
              <w:left w:val="nil"/>
              <w:bottom w:val="nil"/>
              <w:right w:val="nil"/>
            </w:tcBorders>
            <w:shd w:val="clear" w:color="auto" w:fill="auto"/>
            <w:noWrap/>
            <w:vAlign w:val="bottom"/>
            <w:hideMark/>
          </w:tcPr>
          <w:p w14:paraId="1E78329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2.19</w:t>
            </w:r>
          </w:p>
        </w:tc>
        <w:tc>
          <w:tcPr>
            <w:tcW w:w="0" w:type="auto"/>
            <w:tcBorders>
              <w:top w:val="nil"/>
              <w:left w:val="nil"/>
              <w:bottom w:val="nil"/>
              <w:right w:val="nil"/>
            </w:tcBorders>
            <w:shd w:val="clear" w:color="auto" w:fill="auto"/>
            <w:noWrap/>
            <w:vAlign w:val="bottom"/>
            <w:hideMark/>
          </w:tcPr>
          <w:p w14:paraId="0438761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1.55</w:t>
            </w:r>
          </w:p>
        </w:tc>
        <w:tc>
          <w:tcPr>
            <w:tcW w:w="0" w:type="auto"/>
            <w:tcBorders>
              <w:top w:val="nil"/>
              <w:left w:val="nil"/>
              <w:bottom w:val="nil"/>
              <w:right w:val="nil"/>
            </w:tcBorders>
            <w:shd w:val="clear" w:color="auto" w:fill="auto"/>
            <w:noWrap/>
            <w:vAlign w:val="bottom"/>
            <w:hideMark/>
          </w:tcPr>
          <w:p w14:paraId="0515FCB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77.40</w:t>
            </w:r>
          </w:p>
        </w:tc>
        <w:tc>
          <w:tcPr>
            <w:tcW w:w="0" w:type="auto"/>
            <w:tcBorders>
              <w:top w:val="nil"/>
              <w:left w:val="nil"/>
              <w:bottom w:val="nil"/>
              <w:right w:val="nil"/>
            </w:tcBorders>
            <w:shd w:val="clear" w:color="auto" w:fill="auto"/>
            <w:noWrap/>
            <w:vAlign w:val="bottom"/>
            <w:hideMark/>
          </w:tcPr>
          <w:p w14:paraId="378B9A3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73.26</w:t>
            </w:r>
          </w:p>
        </w:tc>
        <w:tc>
          <w:tcPr>
            <w:tcW w:w="0" w:type="auto"/>
            <w:tcBorders>
              <w:top w:val="nil"/>
              <w:left w:val="nil"/>
              <w:bottom w:val="nil"/>
              <w:right w:val="nil"/>
            </w:tcBorders>
            <w:shd w:val="clear" w:color="auto" w:fill="auto"/>
            <w:noWrap/>
            <w:vAlign w:val="bottom"/>
            <w:hideMark/>
          </w:tcPr>
          <w:p w14:paraId="01A9201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70.74</w:t>
            </w:r>
          </w:p>
        </w:tc>
      </w:tr>
      <w:tr w:rsidR="00B84E37" w:rsidRPr="00E0424F" w14:paraId="427DC947" w14:textId="77777777" w:rsidTr="00B84E37">
        <w:trPr>
          <w:trHeight w:val="300"/>
        </w:trPr>
        <w:tc>
          <w:tcPr>
            <w:tcW w:w="0" w:type="auto"/>
            <w:tcBorders>
              <w:top w:val="nil"/>
              <w:left w:val="nil"/>
              <w:bottom w:val="nil"/>
              <w:right w:val="nil"/>
            </w:tcBorders>
            <w:shd w:val="clear" w:color="auto" w:fill="auto"/>
            <w:noWrap/>
            <w:vAlign w:val="bottom"/>
            <w:hideMark/>
          </w:tcPr>
          <w:p w14:paraId="793E8AAD"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32</w:t>
            </w:r>
          </w:p>
        </w:tc>
        <w:tc>
          <w:tcPr>
            <w:tcW w:w="0" w:type="auto"/>
            <w:tcBorders>
              <w:top w:val="nil"/>
              <w:left w:val="nil"/>
              <w:bottom w:val="nil"/>
              <w:right w:val="nil"/>
            </w:tcBorders>
            <w:shd w:val="clear" w:color="auto" w:fill="auto"/>
            <w:noWrap/>
            <w:vAlign w:val="bottom"/>
            <w:hideMark/>
          </w:tcPr>
          <w:p w14:paraId="6F5B193D"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USA</w:t>
            </w:r>
          </w:p>
        </w:tc>
        <w:tc>
          <w:tcPr>
            <w:tcW w:w="0" w:type="auto"/>
            <w:tcBorders>
              <w:top w:val="nil"/>
              <w:left w:val="nil"/>
              <w:bottom w:val="nil"/>
              <w:right w:val="nil"/>
            </w:tcBorders>
            <w:shd w:val="clear" w:color="auto" w:fill="auto"/>
            <w:noWrap/>
            <w:vAlign w:val="bottom"/>
            <w:hideMark/>
          </w:tcPr>
          <w:p w14:paraId="14E425E2"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1933</w:t>
            </w:r>
          </w:p>
        </w:tc>
        <w:tc>
          <w:tcPr>
            <w:tcW w:w="0" w:type="auto"/>
            <w:tcBorders>
              <w:top w:val="nil"/>
              <w:left w:val="nil"/>
              <w:bottom w:val="nil"/>
              <w:right w:val="nil"/>
            </w:tcBorders>
            <w:shd w:val="clear" w:color="auto" w:fill="auto"/>
            <w:noWrap/>
            <w:vAlign w:val="bottom"/>
            <w:hideMark/>
          </w:tcPr>
          <w:p w14:paraId="0F8E1829"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2015</w:t>
            </w:r>
          </w:p>
        </w:tc>
        <w:tc>
          <w:tcPr>
            <w:tcW w:w="0" w:type="auto"/>
            <w:tcBorders>
              <w:top w:val="nil"/>
              <w:left w:val="nil"/>
              <w:bottom w:val="nil"/>
              <w:right w:val="nil"/>
            </w:tcBorders>
            <w:shd w:val="clear" w:color="auto" w:fill="auto"/>
            <w:noWrap/>
            <w:vAlign w:val="bottom"/>
            <w:hideMark/>
          </w:tcPr>
          <w:p w14:paraId="59419431"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76.50</w:t>
            </w:r>
          </w:p>
        </w:tc>
        <w:tc>
          <w:tcPr>
            <w:tcW w:w="0" w:type="auto"/>
            <w:tcBorders>
              <w:top w:val="nil"/>
              <w:left w:val="nil"/>
              <w:bottom w:val="nil"/>
              <w:right w:val="nil"/>
            </w:tcBorders>
            <w:shd w:val="clear" w:color="auto" w:fill="auto"/>
            <w:noWrap/>
            <w:vAlign w:val="bottom"/>
            <w:hideMark/>
          </w:tcPr>
          <w:p w14:paraId="43DEF79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1.70</w:t>
            </w:r>
          </w:p>
        </w:tc>
        <w:tc>
          <w:tcPr>
            <w:tcW w:w="0" w:type="auto"/>
            <w:tcBorders>
              <w:top w:val="nil"/>
              <w:left w:val="nil"/>
              <w:bottom w:val="nil"/>
              <w:right w:val="nil"/>
            </w:tcBorders>
            <w:shd w:val="clear" w:color="auto" w:fill="auto"/>
            <w:noWrap/>
            <w:vAlign w:val="bottom"/>
            <w:hideMark/>
          </w:tcPr>
          <w:p w14:paraId="5BCD22E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2.14</w:t>
            </w:r>
          </w:p>
        </w:tc>
        <w:tc>
          <w:tcPr>
            <w:tcW w:w="0" w:type="auto"/>
            <w:tcBorders>
              <w:top w:val="nil"/>
              <w:left w:val="nil"/>
              <w:bottom w:val="nil"/>
              <w:right w:val="nil"/>
            </w:tcBorders>
            <w:shd w:val="clear" w:color="auto" w:fill="auto"/>
            <w:noWrap/>
            <w:vAlign w:val="bottom"/>
            <w:hideMark/>
          </w:tcPr>
          <w:p w14:paraId="67C03FC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1.49</w:t>
            </w:r>
          </w:p>
        </w:tc>
        <w:tc>
          <w:tcPr>
            <w:tcW w:w="0" w:type="auto"/>
            <w:tcBorders>
              <w:top w:val="nil"/>
              <w:left w:val="nil"/>
              <w:bottom w:val="nil"/>
              <w:right w:val="nil"/>
            </w:tcBorders>
            <w:shd w:val="clear" w:color="auto" w:fill="auto"/>
            <w:noWrap/>
            <w:vAlign w:val="bottom"/>
            <w:hideMark/>
          </w:tcPr>
          <w:p w14:paraId="555C4D1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78.27</w:t>
            </w:r>
          </w:p>
        </w:tc>
        <w:tc>
          <w:tcPr>
            <w:tcW w:w="0" w:type="auto"/>
            <w:tcBorders>
              <w:top w:val="nil"/>
              <w:left w:val="nil"/>
              <w:bottom w:val="nil"/>
              <w:right w:val="nil"/>
            </w:tcBorders>
            <w:shd w:val="clear" w:color="auto" w:fill="auto"/>
            <w:noWrap/>
            <w:vAlign w:val="bottom"/>
            <w:hideMark/>
          </w:tcPr>
          <w:p w14:paraId="5105B52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73.83</w:t>
            </w:r>
          </w:p>
        </w:tc>
        <w:tc>
          <w:tcPr>
            <w:tcW w:w="0" w:type="auto"/>
            <w:tcBorders>
              <w:top w:val="nil"/>
              <w:left w:val="nil"/>
              <w:bottom w:val="nil"/>
              <w:right w:val="nil"/>
            </w:tcBorders>
            <w:shd w:val="clear" w:color="auto" w:fill="auto"/>
            <w:noWrap/>
            <w:vAlign w:val="bottom"/>
            <w:hideMark/>
          </w:tcPr>
          <w:p w14:paraId="6304996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71.06</w:t>
            </w:r>
          </w:p>
        </w:tc>
      </w:tr>
      <w:tr w:rsidR="00B84E37" w:rsidRPr="00E0424F" w14:paraId="544D8F34" w14:textId="77777777" w:rsidTr="00B84E37">
        <w:trPr>
          <w:trHeight w:val="300"/>
        </w:trPr>
        <w:tc>
          <w:tcPr>
            <w:tcW w:w="0" w:type="auto"/>
            <w:tcBorders>
              <w:top w:val="nil"/>
              <w:left w:val="nil"/>
              <w:bottom w:val="nil"/>
              <w:right w:val="nil"/>
            </w:tcBorders>
            <w:shd w:val="clear" w:color="auto" w:fill="auto"/>
            <w:noWrap/>
            <w:vAlign w:val="bottom"/>
            <w:hideMark/>
          </w:tcPr>
          <w:p w14:paraId="6E9F7FD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33</w:t>
            </w:r>
          </w:p>
        </w:tc>
        <w:tc>
          <w:tcPr>
            <w:tcW w:w="0" w:type="auto"/>
            <w:tcBorders>
              <w:top w:val="nil"/>
              <w:left w:val="nil"/>
              <w:bottom w:val="nil"/>
              <w:right w:val="nil"/>
            </w:tcBorders>
            <w:shd w:val="clear" w:color="auto" w:fill="auto"/>
            <w:noWrap/>
            <w:vAlign w:val="bottom"/>
            <w:hideMark/>
          </w:tcPr>
          <w:p w14:paraId="77F8F74E"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Czech Republic</w:t>
            </w:r>
          </w:p>
        </w:tc>
        <w:tc>
          <w:tcPr>
            <w:tcW w:w="0" w:type="auto"/>
            <w:tcBorders>
              <w:top w:val="nil"/>
              <w:left w:val="nil"/>
              <w:bottom w:val="nil"/>
              <w:right w:val="nil"/>
            </w:tcBorders>
            <w:shd w:val="clear" w:color="auto" w:fill="auto"/>
            <w:noWrap/>
            <w:vAlign w:val="bottom"/>
            <w:hideMark/>
          </w:tcPr>
          <w:p w14:paraId="25346A31"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1950</w:t>
            </w:r>
          </w:p>
        </w:tc>
        <w:tc>
          <w:tcPr>
            <w:tcW w:w="0" w:type="auto"/>
            <w:tcBorders>
              <w:top w:val="nil"/>
              <w:left w:val="nil"/>
              <w:bottom w:val="nil"/>
              <w:right w:val="nil"/>
            </w:tcBorders>
            <w:shd w:val="clear" w:color="auto" w:fill="auto"/>
            <w:noWrap/>
            <w:vAlign w:val="bottom"/>
            <w:hideMark/>
          </w:tcPr>
          <w:p w14:paraId="66DAA135"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2014</w:t>
            </w:r>
          </w:p>
        </w:tc>
        <w:tc>
          <w:tcPr>
            <w:tcW w:w="0" w:type="auto"/>
            <w:tcBorders>
              <w:top w:val="nil"/>
              <w:left w:val="nil"/>
              <w:bottom w:val="nil"/>
              <w:right w:val="nil"/>
            </w:tcBorders>
            <w:shd w:val="clear" w:color="auto" w:fill="auto"/>
            <w:noWrap/>
            <w:vAlign w:val="bottom"/>
            <w:hideMark/>
          </w:tcPr>
          <w:p w14:paraId="6C674C1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75.71</w:t>
            </w:r>
          </w:p>
        </w:tc>
        <w:tc>
          <w:tcPr>
            <w:tcW w:w="0" w:type="auto"/>
            <w:tcBorders>
              <w:top w:val="nil"/>
              <w:left w:val="nil"/>
              <w:bottom w:val="nil"/>
              <w:right w:val="nil"/>
            </w:tcBorders>
            <w:shd w:val="clear" w:color="auto" w:fill="auto"/>
            <w:noWrap/>
            <w:vAlign w:val="bottom"/>
            <w:hideMark/>
          </w:tcPr>
          <w:p w14:paraId="51DDEB89"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1.84</w:t>
            </w:r>
          </w:p>
        </w:tc>
        <w:tc>
          <w:tcPr>
            <w:tcW w:w="0" w:type="auto"/>
            <w:tcBorders>
              <w:top w:val="nil"/>
              <w:left w:val="nil"/>
              <w:bottom w:val="nil"/>
              <w:right w:val="nil"/>
            </w:tcBorders>
            <w:shd w:val="clear" w:color="auto" w:fill="auto"/>
            <w:noWrap/>
            <w:vAlign w:val="bottom"/>
            <w:hideMark/>
          </w:tcPr>
          <w:p w14:paraId="49A1CBF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2.30</w:t>
            </w:r>
          </w:p>
        </w:tc>
        <w:tc>
          <w:tcPr>
            <w:tcW w:w="0" w:type="auto"/>
            <w:tcBorders>
              <w:top w:val="nil"/>
              <w:left w:val="nil"/>
              <w:bottom w:val="nil"/>
              <w:right w:val="nil"/>
            </w:tcBorders>
            <w:shd w:val="clear" w:color="auto" w:fill="auto"/>
            <w:noWrap/>
            <w:vAlign w:val="bottom"/>
            <w:hideMark/>
          </w:tcPr>
          <w:p w14:paraId="5F1BDEA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1.66</w:t>
            </w:r>
          </w:p>
        </w:tc>
        <w:tc>
          <w:tcPr>
            <w:tcW w:w="0" w:type="auto"/>
            <w:tcBorders>
              <w:top w:val="nil"/>
              <w:left w:val="nil"/>
              <w:bottom w:val="nil"/>
              <w:right w:val="nil"/>
            </w:tcBorders>
            <w:shd w:val="clear" w:color="auto" w:fill="auto"/>
            <w:noWrap/>
            <w:vAlign w:val="bottom"/>
            <w:hideMark/>
          </w:tcPr>
          <w:p w14:paraId="4B3AD2BD"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75.93</w:t>
            </w:r>
          </w:p>
        </w:tc>
        <w:tc>
          <w:tcPr>
            <w:tcW w:w="0" w:type="auto"/>
            <w:tcBorders>
              <w:top w:val="nil"/>
              <w:left w:val="nil"/>
              <w:bottom w:val="nil"/>
              <w:right w:val="nil"/>
            </w:tcBorders>
            <w:shd w:val="clear" w:color="auto" w:fill="auto"/>
            <w:noWrap/>
            <w:vAlign w:val="bottom"/>
            <w:hideMark/>
          </w:tcPr>
          <w:p w14:paraId="2AB37D7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71.70</w:t>
            </w:r>
          </w:p>
        </w:tc>
        <w:tc>
          <w:tcPr>
            <w:tcW w:w="0" w:type="auto"/>
            <w:tcBorders>
              <w:top w:val="nil"/>
              <w:left w:val="nil"/>
              <w:bottom w:val="nil"/>
              <w:right w:val="nil"/>
            </w:tcBorders>
            <w:shd w:val="clear" w:color="auto" w:fill="auto"/>
            <w:noWrap/>
            <w:vAlign w:val="bottom"/>
            <w:hideMark/>
          </w:tcPr>
          <w:p w14:paraId="42E13225"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69.72</w:t>
            </w:r>
          </w:p>
        </w:tc>
      </w:tr>
      <w:tr w:rsidR="00B84E37" w:rsidRPr="00E0424F" w14:paraId="6B87AAE2" w14:textId="77777777" w:rsidTr="00B84E37">
        <w:trPr>
          <w:trHeight w:val="300"/>
        </w:trPr>
        <w:tc>
          <w:tcPr>
            <w:tcW w:w="0" w:type="auto"/>
            <w:tcBorders>
              <w:top w:val="nil"/>
              <w:left w:val="nil"/>
              <w:bottom w:val="nil"/>
              <w:right w:val="nil"/>
            </w:tcBorders>
            <w:shd w:val="clear" w:color="auto" w:fill="auto"/>
            <w:noWrap/>
            <w:vAlign w:val="bottom"/>
            <w:hideMark/>
          </w:tcPr>
          <w:p w14:paraId="3E7BAEF5"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34</w:t>
            </w:r>
          </w:p>
        </w:tc>
        <w:tc>
          <w:tcPr>
            <w:tcW w:w="0" w:type="auto"/>
            <w:tcBorders>
              <w:top w:val="nil"/>
              <w:left w:val="nil"/>
              <w:bottom w:val="nil"/>
              <w:right w:val="nil"/>
            </w:tcBorders>
            <w:shd w:val="clear" w:color="auto" w:fill="auto"/>
            <w:noWrap/>
            <w:vAlign w:val="bottom"/>
            <w:hideMark/>
          </w:tcPr>
          <w:p w14:paraId="29F3CA84"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Chile</w:t>
            </w:r>
          </w:p>
        </w:tc>
        <w:tc>
          <w:tcPr>
            <w:tcW w:w="0" w:type="auto"/>
            <w:tcBorders>
              <w:top w:val="nil"/>
              <w:left w:val="nil"/>
              <w:bottom w:val="nil"/>
              <w:right w:val="nil"/>
            </w:tcBorders>
            <w:shd w:val="clear" w:color="auto" w:fill="auto"/>
            <w:noWrap/>
            <w:vAlign w:val="bottom"/>
            <w:hideMark/>
          </w:tcPr>
          <w:p w14:paraId="08ACF7C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1992</w:t>
            </w:r>
          </w:p>
        </w:tc>
        <w:tc>
          <w:tcPr>
            <w:tcW w:w="0" w:type="auto"/>
            <w:tcBorders>
              <w:top w:val="nil"/>
              <w:left w:val="nil"/>
              <w:bottom w:val="nil"/>
              <w:right w:val="nil"/>
            </w:tcBorders>
            <w:shd w:val="clear" w:color="auto" w:fill="auto"/>
            <w:noWrap/>
            <w:vAlign w:val="bottom"/>
            <w:hideMark/>
          </w:tcPr>
          <w:p w14:paraId="6EAB691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2005</w:t>
            </w:r>
          </w:p>
        </w:tc>
        <w:tc>
          <w:tcPr>
            <w:tcW w:w="0" w:type="auto"/>
            <w:tcBorders>
              <w:top w:val="nil"/>
              <w:left w:val="nil"/>
              <w:bottom w:val="nil"/>
              <w:right w:val="nil"/>
            </w:tcBorders>
            <w:shd w:val="clear" w:color="auto" w:fill="auto"/>
            <w:noWrap/>
            <w:vAlign w:val="bottom"/>
            <w:hideMark/>
          </w:tcPr>
          <w:p w14:paraId="40EC37C1"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74.99</w:t>
            </w:r>
          </w:p>
        </w:tc>
        <w:tc>
          <w:tcPr>
            <w:tcW w:w="0" w:type="auto"/>
            <w:tcBorders>
              <w:top w:val="nil"/>
              <w:left w:val="nil"/>
              <w:bottom w:val="nil"/>
              <w:right w:val="nil"/>
            </w:tcBorders>
            <w:shd w:val="clear" w:color="auto" w:fill="auto"/>
            <w:noWrap/>
            <w:vAlign w:val="bottom"/>
            <w:hideMark/>
          </w:tcPr>
          <w:p w14:paraId="4123C63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1.63</w:t>
            </w:r>
          </w:p>
        </w:tc>
        <w:tc>
          <w:tcPr>
            <w:tcW w:w="0" w:type="auto"/>
            <w:tcBorders>
              <w:top w:val="nil"/>
              <w:left w:val="nil"/>
              <w:bottom w:val="nil"/>
              <w:right w:val="nil"/>
            </w:tcBorders>
            <w:shd w:val="clear" w:color="auto" w:fill="auto"/>
            <w:noWrap/>
            <w:vAlign w:val="bottom"/>
            <w:hideMark/>
          </w:tcPr>
          <w:p w14:paraId="1477594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2.13</w:t>
            </w:r>
          </w:p>
        </w:tc>
        <w:tc>
          <w:tcPr>
            <w:tcW w:w="0" w:type="auto"/>
            <w:tcBorders>
              <w:top w:val="nil"/>
              <w:left w:val="nil"/>
              <w:bottom w:val="nil"/>
              <w:right w:val="nil"/>
            </w:tcBorders>
            <w:shd w:val="clear" w:color="auto" w:fill="auto"/>
            <w:noWrap/>
            <w:vAlign w:val="bottom"/>
            <w:hideMark/>
          </w:tcPr>
          <w:p w14:paraId="41A824C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1.47</w:t>
            </w:r>
          </w:p>
        </w:tc>
        <w:tc>
          <w:tcPr>
            <w:tcW w:w="0" w:type="auto"/>
            <w:tcBorders>
              <w:top w:val="nil"/>
              <w:left w:val="nil"/>
              <w:bottom w:val="nil"/>
              <w:right w:val="nil"/>
            </w:tcBorders>
            <w:shd w:val="clear" w:color="auto" w:fill="auto"/>
            <w:noWrap/>
            <w:vAlign w:val="bottom"/>
            <w:hideMark/>
          </w:tcPr>
          <w:p w14:paraId="6A988E8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75.34</w:t>
            </w:r>
          </w:p>
        </w:tc>
        <w:tc>
          <w:tcPr>
            <w:tcW w:w="0" w:type="auto"/>
            <w:tcBorders>
              <w:top w:val="nil"/>
              <w:left w:val="nil"/>
              <w:bottom w:val="nil"/>
              <w:right w:val="nil"/>
            </w:tcBorders>
            <w:shd w:val="clear" w:color="auto" w:fill="auto"/>
            <w:noWrap/>
            <w:vAlign w:val="bottom"/>
            <w:hideMark/>
          </w:tcPr>
          <w:p w14:paraId="79A1E5B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71.25</w:t>
            </w:r>
          </w:p>
        </w:tc>
        <w:tc>
          <w:tcPr>
            <w:tcW w:w="0" w:type="auto"/>
            <w:tcBorders>
              <w:top w:val="nil"/>
              <w:left w:val="nil"/>
              <w:bottom w:val="nil"/>
              <w:right w:val="nil"/>
            </w:tcBorders>
            <w:shd w:val="clear" w:color="auto" w:fill="auto"/>
            <w:noWrap/>
            <w:vAlign w:val="bottom"/>
            <w:hideMark/>
          </w:tcPr>
          <w:p w14:paraId="52F7125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69.46</w:t>
            </w:r>
          </w:p>
        </w:tc>
      </w:tr>
      <w:tr w:rsidR="00B84E37" w:rsidRPr="00E0424F" w14:paraId="23AE2660" w14:textId="77777777" w:rsidTr="00B84E37">
        <w:trPr>
          <w:trHeight w:val="300"/>
        </w:trPr>
        <w:tc>
          <w:tcPr>
            <w:tcW w:w="0" w:type="auto"/>
            <w:tcBorders>
              <w:top w:val="nil"/>
              <w:left w:val="nil"/>
              <w:bottom w:val="nil"/>
              <w:right w:val="nil"/>
            </w:tcBorders>
            <w:shd w:val="clear" w:color="auto" w:fill="auto"/>
            <w:noWrap/>
            <w:vAlign w:val="bottom"/>
            <w:hideMark/>
          </w:tcPr>
          <w:p w14:paraId="4EB3960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35</w:t>
            </w:r>
          </w:p>
        </w:tc>
        <w:tc>
          <w:tcPr>
            <w:tcW w:w="0" w:type="auto"/>
            <w:tcBorders>
              <w:top w:val="nil"/>
              <w:left w:val="nil"/>
              <w:bottom w:val="nil"/>
              <w:right w:val="nil"/>
            </w:tcBorders>
            <w:shd w:val="clear" w:color="auto" w:fill="auto"/>
            <w:noWrap/>
            <w:vAlign w:val="bottom"/>
            <w:hideMark/>
          </w:tcPr>
          <w:p w14:paraId="5A8FD3E0"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Poland</w:t>
            </w:r>
          </w:p>
        </w:tc>
        <w:tc>
          <w:tcPr>
            <w:tcW w:w="0" w:type="auto"/>
            <w:tcBorders>
              <w:top w:val="nil"/>
              <w:left w:val="nil"/>
              <w:bottom w:val="nil"/>
              <w:right w:val="nil"/>
            </w:tcBorders>
            <w:shd w:val="clear" w:color="auto" w:fill="auto"/>
            <w:noWrap/>
            <w:vAlign w:val="bottom"/>
            <w:hideMark/>
          </w:tcPr>
          <w:p w14:paraId="5AC014D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1958</w:t>
            </w:r>
          </w:p>
        </w:tc>
        <w:tc>
          <w:tcPr>
            <w:tcW w:w="0" w:type="auto"/>
            <w:tcBorders>
              <w:top w:val="nil"/>
              <w:left w:val="nil"/>
              <w:bottom w:val="nil"/>
              <w:right w:val="nil"/>
            </w:tcBorders>
            <w:shd w:val="clear" w:color="auto" w:fill="auto"/>
            <w:noWrap/>
            <w:vAlign w:val="bottom"/>
            <w:hideMark/>
          </w:tcPr>
          <w:p w14:paraId="15EC3521"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2014</w:t>
            </w:r>
          </w:p>
        </w:tc>
        <w:tc>
          <w:tcPr>
            <w:tcW w:w="0" w:type="auto"/>
            <w:tcBorders>
              <w:top w:val="nil"/>
              <w:left w:val="nil"/>
              <w:bottom w:val="nil"/>
              <w:right w:val="nil"/>
            </w:tcBorders>
            <w:shd w:val="clear" w:color="auto" w:fill="auto"/>
            <w:noWrap/>
            <w:vAlign w:val="bottom"/>
            <w:hideMark/>
          </w:tcPr>
          <w:p w14:paraId="21BEEF3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73.66</w:t>
            </w:r>
          </w:p>
        </w:tc>
        <w:tc>
          <w:tcPr>
            <w:tcW w:w="0" w:type="auto"/>
            <w:tcBorders>
              <w:top w:val="nil"/>
              <w:left w:val="nil"/>
              <w:bottom w:val="nil"/>
              <w:right w:val="nil"/>
            </w:tcBorders>
            <w:shd w:val="clear" w:color="auto" w:fill="auto"/>
            <w:noWrap/>
            <w:vAlign w:val="bottom"/>
            <w:hideMark/>
          </w:tcPr>
          <w:p w14:paraId="34EC85C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1.68</w:t>
            </w:r>
          </w:p>
        </w:tc>
        <w:tc>
          <w:tcPr>
            <w:tcW w:w="0" w:type="auto"/>
            <w:tcBorders>
              <w:top w:val="nil"/>
              <w:left w:val="nil"/>
              <w:bottom w:val="nil"/>
              <w:right w:val="nil"/>
            </w:tcBorders>
            <w:shd w:val="clear" w:color="auto" w:fill="auto"/>
            <w:noWrap/>
            <w:vAlign w:val="bottom"/>
            <w:hideMark/>
          </w:tcPr>
          <w:p w14:paraId="70D4C08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2.15</w:t>
            </w:r>
          </w:p>
        </w:tc>
        <w:tc>
          <w:tcPr>
            <w:tcW w:w="0" w:type="auto"/>
            <w:tcBorders>
              <w:top w:val="nil"/>
              <w:left w:val="nil"/>
              <w:bottom w:val="nil"/>
              <w:right w:val="nil"/>
            </w:tcBorders>
            <w:shd w:val="clear" w:color="auto" w:fill="auto"/>
            <w:noWrap/>
            <w:vAlign w:val="bottom"/>
            <w:hideMark/>
          </w:tcPr>
          <w:p w14:paraId="2CEA5BA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1.53</w:t>
            </w:r>
          </w:p>
        </w:tc>
        <w:tc>
          <w:tcPr>
            <w:tcW w:w="0" w:type="auto"/>
            <w:tcBorders>
              <w:top w:val="nil"/>
              <w:left w:val="nil"/>
              <w:bottom w:val="nil"/>
              <w:right w:val="nil"/>
            </w:tcBorders>
            <w:shd w:val="clear" w:color="auto" w:fill="auto"/>
            <w:noWrap/>
            <w:vAlign w:val="bottom"/>
            <w:hideMark/>
          </w:tcPr>
          <w:p w14:paraId="35CAC519"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74.15</w:t>
            </w:r>
          </w:p>
        </w:tc>
        <w:tc>
          <w:tcPr>
            <w:tcW w:w="0" w:type="auto"/>
            <w:tcBorders>
              <w:top w:val="nil"/>
              <w:left w:val="nil"/>
              <w:bottom w:val="nil"/>
              <w:right w:val="nil"/>
            </w:tcBorders>
            <w:shd w:val="clear" w:color="auto" w:fill="auto"/>
            <w:noWrap/>
            <w:vAlign w:val="bottom"/>
            <w:hideMark/>
          </w:tcPr>
          <w:p w14:paraId="3EF82919"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69.26</w:t>
            </w:r>
          </w:p>
        </w:tc>
        <w:tc>
          <w:tcPr>
            <w:tcW w:w="0" w:type="auto"/>
            <w:tcBorders>
              <w:top w:val="nil"/>
              <w:left w:val="nil"/>
              <w:bottom w:val="nil"/>
              <w:right w:val="nil"/>
            </w:tcBorders>
            <w:shd w:val="clear" w:color="auto" w:fill="auto"/>
            <w:noWrap/>
            <w:vAlign w:val="bottom"/>
            <w:hideMark/>
          </w:tcPr>
          <w:p w14:paraId="514D75D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67.42</w:t>
            </w:r>
          </w:p>
        </w:tc>
      </w:tr>
      <w:tr w:rsidR="00B84E37" w:rsidRPr="00E0424F" w14:paraId="2128499F" w14:textId="77777777" w:rsidTr="00B84E37">
        <w:trPr>
          <w:trHeight w:val="300"/>
        </w:trPr>
        <w:tc>
          <w:tcPr>
            <w:tcW w:w="0" w:type="auto"/>
            <w:tcBorders>
              <w:top w:val="nil"/>
              <w:left w:val="nil"/>
              <w:bottom w:val="nil"/>
              <w:right w:val="nil"/>
            </w:tcBorders>
            <w:shd w:val="clear" w:color="auto" w:fill="auto"/>
            <w:noWrap/>
            <w:vAlign w:val="bottom"/>
            <w:hideMark/>
          </w:tcPr>
          <w:p w14:paraId="6B02FAF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lastRenderedPageBreak/>
              <w:t>36</w:t>
            </w:r>
          </w:p>
        </w:tc>
        <w:tc>
          <w:tcPr>
            <w:tcW w:w="0" w:type="auto"/>
            <w:tcBorders>
              <w:top w:val="nil"/>
              <w:left w:val="nil"/>
              <w:bottom w:val="nil"/>
              <w:right w:val="nil"/>
            </w:tcBorders>
            <w:shd w:val="clear" w:color="auto" w:fill="auto"/>
            <w:noWrap/>
            <w:vAlign w:val="bottom"/>
            <w:hideMark/>
          </w:tcPr>
          <w:p w14:paraId="6C633B4F"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Slovakia</w:t>
            </w:r>
          </w:p>
        </w:tc>
        <w:tc>
          <w:tcPr>
            <w:tcW w:w="0" w:type="auto"/>
            <w:tcBorders>
              <w:top w:val="nil"/>
              <w:left w:val="nil"/>
              <w:bottom w:val="nil"/>
              <w:right w:val="nil"/>
            </w:tcBorders>
            <w:shd w:val="clear" w:color="auto" w:fill="auto"/>
            <w:noWrap/>
            <w:vAlign w:val="bottom"/>
            <w:hideMark/>
          </w:tcPr>
          <w:p w14:paraId="35E73485"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1950</w:t>
            </w:r>
          </w:p>
        </w:tc>
        <w:tc>
          <w:tcPr>
            <w:tcW w:w="0" w:type="auto"/>
            <w:tcBorders>
              <w:top w:val="nil"/>
              <w:left w:val="nil"/>
              <w:bottom w:val="nil"/>
              <w:right w:val="nil"/>
            </w:tcBorders>
            <w:shd w:val="clear" w:color="auto" w:fill="auto"/>
            <w:noWrap/>
            <w:vAlign w:val="bottom"/>
            <w:hideMark/>
          </w:tcPr>
          <w:p w14:paraId="01D69EA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2014</w:t>
            </w:r>
          </w:p>
        </w:tc>
        <w:tc>
          <w:tcPr>
            <w:tcW w:w="0" w:type="auto"/>
            <w:tcBorders>
              <w:top w:val="nil"/>
              <w:left w:val="nil"/>
              <w:bottom w:val="nil"/>
              <w:right w:val="nil"/>
            </w:tcBorders>
            <w:shd w:val="clear" w:color="auto" w:fill="auto"/>
            <w:noWrap/>
            <w:vAlign w:val="bottom"/>
            <w:hideMark/>
          </w:tcPr>
          <w:p w14:paraId="2191E37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73.25</w:t>
            </w:r>
          </w:p>
        </w:tc>
        <w:tc>
          <w:tcPr>
            <w:tcW w:w="0" w:type="auto"/>
            <w:tcBorders>
              <w:top w:val="nil"/>
              <w:left w:val="nil"/>
              <w:bottom w:val="nil"/>
              <w:right w:val="nil"/>
            </w:tcBorders>
            <w:shd w:val="clear" w:color="auto" w:fill="auto"/>
            <w:noWrap/>
            <w:vAlign w:val="bottom"/>
            <w:hideMark/>
          </w:tcPr>
          <w:p w14:paraId="74D0CBF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1.72</w:t>
            </w:r>
          </w:p>
        </w:tc>
        <w:tc>
          <w:tcPr>
            <w:tcW w:w="0" w:type="auto"/>
            <w:tcBorders>
              <w:top w:val="nil"/>
              <w:left w:val="nil"/>
              <w:bottom w:val="nil"/>
              <w:right w:val="nil"/>
            </w:tcBorders>
            <w:shd w:val="clear" w:color="auto" w:fill="auto"/>
            <w:noWrap/>
            <w:vAlign w:val="bottom"/>
            <w:hideMark/>
          </w:tcPr>
          <w:p w14:paraId="092D8AE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2.19</w:t>
            </w:r>
          </w:p>
        </w:tc>
        <w:tc>
          <w:tcPr>
            <w:tcW w:w="0" w:type="auto"/>
            <w:tcBorders>
              <w:top w:val="nil"/>
              <w:left w:val="nil"/>
              <w:bottom w:val="nil"/>
              <w:right w:val="nil"/>
            </w:tcBorders>
            <w:shd w:val="clear" w:color="auto" w:fill="auto"/>
            <w:noWrap/>
            <w:vAlign w:val="bottom"/>
            <w:hideMark/>
          </w:tcPr>
          <w:p w14:paraId="3335FD4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1.55</w:t>
            </w:r>
          </w:p>
        </w:tc>
        <w:tc>
          <w:tcPr>
            <w:tcW w:w="0" w:type="auto"/>
            <w:tcBorders>
              <w:top w:val="nil"/>
              <w:left w:val="nil"/>
              <w:bottom w:val="nil"/>
              <w:right w:val="nil"/>
            </w:tcBorders>
            <w:shd w:val="clear" w:color="auto" w:fill="auto"/>
            <w:noWrap/>
            <w:vAlign w:val="bottom"/>
            <w:hideMark/>
          </w:tcPr>
          <w:p w14:paraId="3943872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73.43</w:t>
            </w:r>
          </w:p>
        </w:tc>
        <w:tc>
          <w:tcPr>
            <w:tcW w:w="0" w:type="auto"/>
            <w:tcBorders>
              <w:top w:val="nil"/>
              <w:left w:val="nil"/>
              <w:bottom w:val="nil"/>
              <w:right w:val="nil"/>
            </w:tcBorders>
            <w:shd w:val="clear" w:color="auto" w:fill="auto"/>
            <w:noWrap/>
            <w:vAlign w:val="bottom"/>
            <w:hideMark/>
          </w:tcPr>
          <w:p w14:paraId="6EA5D47D"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69.07</w:t>
            </w:r>
          </w:p>
        </w:tc>
        <w:tc>
          <w:tcPr>
            <w:tcW w:w="0" w:type="auto"/>
            <w:tcBorders>
              <w:top w:val="nil"/>
              <w:left w:val="nil"/>
              <w:bottom w:val="nil"/>
              <w:right w:val="nil"/>
            </w:tcBorders>
            <w:shd w:val="clear" w:color="auto" w:fill="auto"/>
            <w:noWrap/>
            <w:vAlign w:val="bottom"/>
            <w:hideMark/>
          </w:tcPr>
          <w:p w14:paraId="6AD5A50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67.29</w:t>
            </w:r>
          </w:p>
        </w:tc>
      </w:tr>
      <w:tr w:rsidR="00B84E37" w:rsidRPr="00E0424F" w14:paraId="353563A1" w14:textId="77777777" w:rsidTr="00B84E37">
        <w:trPr>
          <w:trHeight w:val="300"/>
        </w:trPr>
        <w:tc>
          <w:tcPr>
            <w:tcW w:w="0" w:type="auto"/>
            <w:tcBorders>
              <w:top w:val="nil"/>
              <w:left w:val="nil"/>
              <w:bottom w:val="nil"/>
              <w:right w:val="nil"/>
            </w:tcBorders>
            <w:shd w:val="clear" w:color="auto" w:fill="auto"/>
            <w:noWrap/>
            <w:vAlign w:val="bottom"/>
            <w:hideMark/>
          </w:tcPr>
          <w:p w14:paraId="219D1109"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37</w:t>
            </w:r>
          </w:p>
        </w:tc>
        <w:tc>
          <w:tcPr>
            <w:tcW w:w="0" w:type="auto"/>
            <w:tcBorders>
              <w:top w:val="nil"/>
              <w:left w:val="nil"/>
              <w:bottom w:val="nil"/>
              <w:right w:val="nil"/>
            </w:tcBorders>
            <w:shd w:val="clear" w:color="auto" w:fill="auto"/>
            <w:noWrap/>
            <w:vAlign w:val="bottom"/>
            <w:hideMark/>
          </w:tcPr>
          <w:p w14:paraId="21A3498F"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Estonia</w:t>
            </w:r>
          </w:p>
        </w:tc>
        <w:tc>
          <w:tcPr>
            <w:tcW w:w="0" w:type="auto"/>
            <w:tcBorders>
              <w:top w:val="nil"/>
              <w:left w:val="nil"/>
              <w:bottom w:val="nil"/>
              <w:right w:val="nil"/>
            </w:tcBorders>
            <w:shd w:val="clear" w:color="auto" w:fill="auto"/>
            <w:noWrap/>
            <w:vAlign w:val="bottom"/>
            <w:hideMark/>
          </w:tcPr>
          <w:p w14:paraId="1049AAC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1959</w:t>
            </w:r>
          </w:p>
        </w:tc>
        <w:tc>
          <w:tcPr>
            <w:tcW w:w="0" w:type="auto"/>
            <w:tcBorders>
              <w:top w:val="nil"/>
              <w:left w:val="nil"/>
              <w:bottom w:val="nil"/>
              <w:right w:val="nil"/>
            </w:tcBorders>
            <w:shd w:val="clear" w:color="auto" w:fill="auto"/>
            <w:noWrap/>
            <w:vAlign w:val="bottom"/>
            <w:hideMark/>
          </w:tcPr>
          <w:p w14:paraId="75292DC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2013</w:t>
            </w:r>
          </w:p>
        </w:tc>
        <w:tc>
          <w:tcPr>
            <w:tcW w:w="0" w:type="auto"/>
            <w:tcBorders>
              <w:top w:val="nil"/>
              <w:left w:val="nil"/>
              <w:bottom w:val="nil"/>
              <w:right w:val="nil"/>
            </w:tcBorders>
            <w:shd w:val="clear" w:color="auto" w:fill="auto"/>
            <w:noWrap/>
            <w:vAlign w:val="bottom"/>
            <w:hideMark/>
          </w:tcPr>
          <w:p w14:paraId="47CDAF1D"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72.72</w:t>
            </w:r>
          </w:p>
        </w:tc>
        <w:tc>
          <w:tcPr>
            <w:tcW w:w="0" w:type="auto"/>
            <w:tcBorders>
              <w:top w:val="nil"/>
              <w:left w:val="nil"/>
              <w:bottom w:val="nil"/>
              <w:right w:val="nil"/>
            </w:tcBorders>
            <w:shd w:val="clear" w:color="auto" w:fill="auto"/>
            <w:noWrap/>
            <w:vAlign w:val="bottom"/>
            <w:hideMark/>
          </w:tcPr>
          <w:p w14:paraId="38C3CF91"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1.67</w:t>
            </w:r>
          </w:p>
        </w:tc>
        <w:tc>
          <w:tcPr>
            <w:tcW w:w="0" w:type="auto"/>
            <w:tcBorders>
              <w:top w:val="nil"/>
              <w:left w:val="nil"/>
              <w:bottom w:val="nil"/>
              <w:right w:val="nil"/>
            </w:tcBorders>
            <w:shd w:val="clear" w:color="auto" w:fill="auto"/>
            <w:noWrap/>
            <w:vAlign w:val="bottom"/>
            <w:hideMark/>
          </w:tcPr>
          <w:p w14:paraId="4AFEB3F5"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2.15</w:t>
            </w:r>
          </w:p>
        </w:tc>
        <w:tc>
          <w:tcPr>
            <w:tcW w:w="0" w:type="auto"/>
            <w:tcBorders>
              <w:top w:val="nil"/>
              <w:left w:val="nil"/>
              <w:bottom w:val="nil"/>
              <w:right w:val="nil"/>
            </w:tcBorders>
            <w:shd w:val="clear" w:color="auto" w:fill="auto"/>
            <w:noWrap/>
            <w:vAlign w:val="bottom"/>
            <w:hideMark/>
          </w:tcPr>
          <w:p w14:paraId="284AA661"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1.54</w:t>
            </w:r>
          </w:p>
        </w:tc>
        <w:tc>
          <w:tcPr>
            <w:tcW w:w="0" w:type="auto"/>
            <w:tcBorders>
              <w:top w:val="nil"/>
              <w:left w:val="nil"/>
              <w:bottom w:val="nil"/>
              <w:right w:val="nil"/>
            </w:tcBorders>
            <w:shd w:val="clear" w:color="auto" w:fill="auto"/>
            <w:noWrap/>
            <w:vAlign w:val="bottom"/>
            <w:hideMark/>
          </w:tcPr>
          <w:p w14:paraId="52DDB20D"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72.78</w:t>
            </w:r>
          </w:p>
        </w:tc>
        <w:tc>
          <w:tcPr>
            <w:tcW w:w="0" w:type="auto"/>
            <w:tcBorders>
              <w:top w:val="nil"/>
              <w:left w:val="nil"/>
              <w:bottom w:val="nil"/>
              <w:right w:val="nil"/>
            </w:tcBorders>
            <w:shd w:val="clear" w:color="auto" w:fill="auto"/>
            <w:noWrap/>
            <w:vAlign w:val="bottom"/>
            <w:hideMark/>
          </w:tcPr>
          <w:p w14:paraId="1E047C42"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67.97</w:t>
            </w:r>
          </w:p>
        </w:tc>
        <w:tc>
          <w:tcPr>
            <w:tcW w:w="0" w:type="auto"/>
            <w:tcBorders>
              <w:top w:val="nil"/>
              <w:left w:val="nil"/>
              <w:bottom w:val="nil"/>
              <w:right w:val="nil"/>
            </w:tcBorders>
            <w:shd w:val="clear" w:color="auto" w:fill="auto"/>
            <w:noWrap/>
            <w:vAlign w:val="bottom"/>
            <w:hideMark/>
          </w:tcPr>
          <w:p w14:paraId="2D1FBA2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66.32</w:t>
            </w:r>
          </w:p>
        </w:tc>
      </w:tr>
      <w:tr w:rsidR="00B84E37" w:rsidRPr="00E0424F" w14:paraId="3D4165D0" w14:textId="77777777" w:rsidTr="00B84E37">
        <w:trPr>
          <w:trHeight w:val="300"/>
        </w:trPr>
        <w:tc>
          <w:tcPr>
            <w:tcW w:w="0" w:type="auto"/>
            <w:tcBorders>
              <w:top w:val="nil"/>
              <w:left w:val="nil"/>
              <w:bottom w:val="nil"/>
              <w:right w:val="nil"/>
            </w:tcBorders>
            <w:shd w:val="clear" w:color="auto" w:fill="auto"/>
            <w:noWrap/>
            <w:vAlign w:val="bottom"/>
            <w:hideMark/>
          </w:tcPr>
          <w:p w14:paraId="5C3BDBD2"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38</w:t>
            </w:r>
          </w:p>
        </w:tc>
        <w:tc>
          <w:tcPr>
            <w:tcW w:w="0" w:type="auto"/>
            <w:tcBorders>
              <w:top w:val="nil"/>
              <w:left w:val="nil"/>
              <w:bottom w:val="nil"/>
              <w:right w:val="nil"/>
            </w:tcBorders>
            <w:shd w:val="clear" w:color="auto" w:fill="auto"/>
            <w:noWrap/>
            <w:vAlign w:val="bottom"/>
            <w:hideMark/>
          </w:tcPr>
          <w:p w14:paraId="7F6CFA4D"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NZ Maori</w:t>
            </w:r>
          </w:p>
        </w:tc>
        <w:tc>
          <w:tcPr>
            <w:tcW w:w="0" w:type="auto"/>
            <w:tcBorders>
              <w:top w:val="nil"/>
              <w:left w:val="nil"/>
              <w:bottom w:val="nil"/>
              <w:right w:val="nil"/>
            </w:tcBorders>
            <w:shd w:val="clear" w:color="auto" w:fill="auto"/>
            <w:noWrap/>
            <w:vAlign w:val="bottom"/>
            <w:hideMark/>
          </w:tcPr>
          <w:p w14:paraId="12CB553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1948</w:t>
            </w:r>
          </w:p>
        </w:tc>
        <w:tc>
          <w:tcPr>
            <w:tcW w:w="0" w:type="auto"/>
            <w:tcBorders>
              <w:top w:val="nil"/>
              <w:left w:val="nil"/>
              <w:bottom w:val="nil"/>
              <w:right w:val="nil"/>
            </w:tcBorders>
            <w:shd w:val="clear" w:color="auto" w:fill="auto"/>
            <w:noWrap/>
            <w:vAlign w:val="bottom"/>
            <w:hideMark/>
          </w:tcPr>
          <w:p w14:paraId="1D90A83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2008</w:t>
            </w:r>
          </w:p>
        </w:tc>
        <w:tc>
          <w:tcPr>
            <w:tcW w:w="0" w:type="auto"/>
            <w:tcBorders>
              <w:top w:val="nil"/>
              <w:left w:val="nil"/>
              <w:bottom w:val="nil"/>
              <w:right w:val="nil"/>
            </w:tcBorders>
            <w:shd w:val="clear" w:color="auto" w:fill="auto"/>
            <w:noWrap/>
            <w:vAlign w:val="bottom"/>
            <w:hideMark/>
          </w:tcPr>
          <w:p w14:paraId="51916D1D"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72.51</w:t>
            </w:r>
          </w:p>
        </w:tc>
        <w:tc>
          <w:tcPr>
            <w:tcW w:w="0" w:type="auto"/>
            <w:tcBorders>
              <w:top w:val="nil"/>
              <w:left w:val="nil"/>
              <w:bottom w:val="nil"/>
              <w:right w:val="nil"/>
            </w:tcBorders>
            <w:shd w:val="clear" w:color="auto" w:fill="auto"/>
            <w:noWrap/>
            <w:vAlign w:val="bottom"/>
            <w:hideMark/>
          </w:tcPr>
          <w:p w14:paraId="5313E16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1.49</w:t>
            </w:r>
          </w:p>
        </w:tc>
        <w:tc>
          <w:tcPr>
            <w:tcW w:w="0" w:type="auto"/>
            <w:tcBorders>
              <w:top w:val="nil"/>
              <w:left w:val="nil"/>
              <w:bottom w:val="nil"/>
              <w:right w:val="nil"/>
            </w:tcBorders>
            <w:shd w:val="clear" w:color="auto" w:fill="auto"/>
            <w:noWrap/>
            <w:vAlign w:val="bottom"/>
            <w:hideMark/>
          </w:tcPr>
          <w:p w14:paraId="3CBB0D8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2.07</w:t>
            </w:r>
          </w:p>
        </w:tc>
        <w:tc>
          <w:tcPr>
            <w:tcW w:w="0" w:type="auto"/>
            <w:tcBorders>
              <w:top w:val="nil"/>
              <w:left w:val="nil"/>
              <w:bottom w:val="nil"/>
              <w:right w:val="nil"/>
            </w:tcBorders>
            <w:shd w:val="clear" w:color="auto" w:fill="auto"/>
            <w:noWrap/>
            <w:vAlign w:val="bottom"/>
            <w:hideMark/>
          </w:tcPr>
          <w:p w14:paraId="6F02B71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1.44</w:t>
            </w:r>
          </w:p>
        </w:tc>
        <w:tc>
          <w:tcPr>
            <w:tcW w:w="0" w:type="auto"/>
            <w:tcBorders>
              <w:top w:val="nil"/>
              <w:left w:val="nil"/>
              <w:bottom w:val="nil"/>
              <w:right w:val="nil"/>
            </w:tcBorders>
            <w:shd w:val="clear" w:color="auto" w:fill="auto"/>
            <w:noWrap/>
            <w:vAlign w:val="bottom"/>
            <w:hideMark/>
          </w:tcPr>
          <w:p w14:paraId="5637501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72.10</w:t>
            </w:r>
          </w:p>
        </w:tc>
        <w:tc>
          <w:tcPr>
            <w:tcW w:w="0" w:type="auto"/>
            <w:tcBorders>
              <w:top w:val="nil"/>
              <w:left w:val="nil"/>
              <w:bottom w:val="nil"/>
              <w:right w:val="nil"/>
            </w:tcBorders>
            <w:shd w:val="clear" w:color="auto" w:fill="auto"/>
            <w:noWrap/>
            <w:vAlign w:val="bottom"/>
            <w:hideMark/>
          </w:tcPr>
          <w:p w14:paraId="23084EB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67.54</w:t>
            </w:r>
          </w:p>
        </w:tc>
        <w:tc>
          <w:tcPr>
            <w:tcW w:w="0" w:type="auto"/>
            <w:tcBorders>
              <w:top w:val="nil"/>
              <w:left w:val="nil"/>
              <w:bottom w:val="nil"/>
              <w:right w:val="nil"/>
            </w:tcBorders>
            <w:shd w:val="clear" w:color="auto" w:fill="auto"/>
            <w:noWrap/>
            <w:vAlign w:val="bottom"/>
            <w:hideMark/>
          </w:tcPr>
          <w:p w14:paraId="10C0531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66.19</w:t>
            </w:r>
          </w:p>
        </w:tc>
      </w:tr>
      <w:tr w:rsidR="00B84E37" w:rsidRPr="00E0424F" w14:paraId="60BA7B23" w14:textId="77777777" w:rsidTr="00B84E37">
        <w:trPr>
          <w:trHeight w:val="300"/>
        </w:trPr>
        <w:tc>
          <w:tcPr>
            <w:tcW w:w="0" w:type="auto"/>
            <w:tcBorders>
              <w:top w:val="nil"/>
              <w:left w:val="nil"/>
              <w:bottom w:val="nil"/>
              <w:right w:val="nil"/>
            </w:tcBorders>
            <w:shd w:val="clear" w:color="auto" w:fill="auto"/>
            <w:noWrap/>
            <w:vAlign w:val="bottom"/>
            <w:hideMark/>
          </w:tcPr>
          <w:p w14:paraId="10EBB415"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39</w:t>
            </w:r>
          </w:p>
        </w:tc>
        <w:tc>
          <w:tcPr>
            <w:tcW w:w="0" w:type="auto"/>
            <w:tcBorders>
              <w:top w:val="nil"/>
              <w:left w:val="nil"/>
              <w:bottom w:val="nil"/>
              <w:right w:val="nil"/>
            </w:tcBorders>
            <w:shd w:val="clear" w:color="auto" w:fill="auto"/>
            <w:noWrap/>
            <w:vAlign w:val="bottom"/>
            <w:hideMark/>
          </w:tcPr>
          <w:p w14:paraId="3D684319"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Hungary</w:t>
            </w:r>
          </w:p>
        </w:tc>
        <w:tc>
          <w:tcPr>
            <w:tcW w:w="0" w:type="auto"/>
            <w:tcBorders>
              <w:top w:val="nil"/>
              <w:left w:val="nil"/>
              <w:bottom w:val="nil"/>
              <w:right w:val="nil"/>
            </w:tcBorders>
            <w:shd w:val="clear" w:color="auto" w:fill="auto"/>
            <w:noWrap/>
            <w:vAlign w:val="bottom"/>
            <w:hideMark/>
          </w:tcPr>
          <w:p w14:paraId="63E2FC22"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1950</w:t>
            </w:r>
          </w:p>
        </w:tc>
        <w:tc>
          <w:tcPr>
            <w:tcW w:w="0" w:type="auto"/>
            <w:tcBorders>
              <w:top w:val="nil"/>
              <w:left w:val="nil"/>
              <w:bottom w:val="nil"/>
              <w:right w:val="nil"/>
            </w:tcBorders>
            <w:shd w:val="clear" w:color="auto" w:fill="auto"/>
            <w:noWrap/>
            <w:vAlign w:val="bottom"/>
            <w:hideMark/>
          </w:tcPr>
          <w:p w14:paraId="15EF8D5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2014</w:t>
            </w:r>
          </w:p>
        </w:tc>
        <w:tc>
          <w:tcPr>
            <w:tcW w:w="0" w:type="auto"/>
            <w:tcBorders>
              <w:top w:val="nil"/>
              <w:left w:val="nil"/>
              <w:bottom w:val="nil"/>
              <w:right w:val="nil"/>
            </w:tcBorders>
            <w:shd w:val="clear" w:color="auto" w:fill="auto"/>
            <w:noWrap/>
            <w:vAlign w:val="bottom"/>
            <w:hideMark/>
          </w:tcPr>
          <w:p w14:paraId="220D955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72.26</w:t>
            </w:r>
          </w:p>
        </w:tc>
        <w:tc>
          <w:tcPr>
            <w:tcW w:w="0" w:type="auto"/>
            <w:tcBorders>
              <w:top w:val="nil"/>
              <w:left w:val="nil"/>
              <w:bottom w:val="nil"/>
              <w:right w:val="nil"/>
            </w:tcBorders>
            <w:shd w:val="clear" w:color="auto" w:fill="auto"/>
            <w:noWrap/>
            <w:vAlign w:val="bottom"/>
            <w:hideMark/>
          </w:tcPr>
          <w:p w14:paraId="7E275C42"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1.69</w:t>
            </w:r>
          </w:p>
        </w:tc>
        <w:tc>
          <w:tcPr>
            <w:tcW w:w="0" w:type="auto"/>
            <w:tcBorders>
              <w:top w:val="nil"/>
              <w:left w:val="nil"/>
              <w:bottom w:val="nil"/>
              <w:right w:val="nil"/>
            </w:tcBorders>
            <w:shd w:val="clear" w:color="auto" w:fill="auto"/>
            <w:noWrap/>
            <w:vAlign w:val="bottom"/>
            <w:hideMark/>
          </w:tcPr>
          <w:p w14:paraId="470B438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2.18</w:t>
            </w:r>
          </w:p>
        </w:tc>
        <w:tc>
          <w:tcPr>
            <w:tcW w:w="0" w:type="auto"/>
            <w:tcBorders>
              <w:top w:val="nil"/>
              <w:left w:val="nil"/>
              <w:bottom w:val="nil"/>
              <w:right w:val="nil"/>
            </w:tcBorders>
            <w:shd w:val="clear" w:color="auto" w:fill="auto"/>
            <w:noWrap/>
            <w:vAlign w:val="bottom"/>
            <w:hideMark/>
          </w:tcPr>
          <w:p w14:paraId="1629FC6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1.56</w:t>
            </w:r>
          </w:p>
        </w:tc>
        <w:tc>
          <w:tcPr>
            <w:tcW w:w="0" w:type="auto"/>
            <w:tcBorders>
              <w:top w:val="nil"/>
              <w:left w:val="nil"/>
              <w:bottom w:val="nil"/>
              <w:right w:val="nil"/>
            </w:tcBorders>
            <w:shd w:val="clear" w:color="auto" w:fill="auto"/>
            <w:noWrap/>
            <w:vAlign w:val="bottom"/>
            <w:hideMark/>
          </w:tcPr>
          <w:p w14:paraId="63C44F35"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72.01</w:t>
            </w:r>
          </w:p>
        </w:tc>
        <w:tc>
          <w:tcPr>
            <w:tcW w:w="0" w:type="auto"/>
            <w:tcBorders>
              <w:top w:val="nil"/>
              <w:left w:val="nil"/>
              <w:bottom w:val="nil"/>
              <w:right w:val="nil"/>
            </w:tcBorders>
            <w:shd w:val="clear" w:color="auto" w:fill="auto"/>
            <w:noWrap/>
            <w:vAlign w:val="bottom"/>
            <w:hideMark/>
          </w:tcPr>
          <w:p w14:paraId="7D1F9E02"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67.11</w:t>
            </w:r>
          </w:p>
        </w:tc>
        <w:tc>
          <w:tcPr>
            <w:tcW w:w="0" w:type="auto"/>
            <w:tcBorders>
              <w:top w:val="nil"/>
              <w:left w:val="nil"/>
              <w:bottom w:val="nil"/>
              <w:right w:val="nil"/>
            </w:tcBorders>
            <w:shd w:val="clear" w:color="auto" w:fill="auto"/>
            <w:noWrap/>
            <w:vAlign w:val="bottom"/>
            <w:hideMark/>
          </w:tcPr>
          <w:p w14:paraId="40FDB94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65.76</w:t>
            </w:r>
          </w:p>
        </w:tc>
      </w:tr>
      <w:tr w:rsidR="00B84E37" w:rsidRPr="00E0424F" w14:paraId="5BA4B0AC" w14:textId="77777777" w:rsidTr="00B84E37">
        <w:trPr>
          <w:trHeight w:val="300"/>
        </w:trPr>
        <w:tc>
          <w:tcPr>
            <w:tcW w:w="0" w:type="auto"/>
            <w:tcBorders>
              <w:top w:val="nil"/>
              <w:left w:val="nil"/>
              <w:bottom w:val="nil"/>
              <w:right w:val="nil"/>
            </w:tcBorders>
            <w:shd w:val="clear" w:color="auto" w:fill="auto"/>
            <w:noWrap/>
            <w:vAlign w:val="bottom"/>
            <w:hideMark/>
          </w:tcPr>
          <w:p w14:paraId="6D12E872"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40</w:t>
            </w:r>
          </w:p>
        </w:tc>
        <w:tc>
          <w:tcPr>
            <w:tcW w:w="0" w:type="auto"/>
            <w:tcBorders>
              <w:top w:val="nil"/>
              <w:left w:val="nil"/>
              <w:bottom w:val="nil"/>
              <w:right w:val="nil"/>
            </w:tcBorders>
            <w:shd w:val="clear" w:color="auto" w:fill="auto"/>
            <w:noWrap/>
            <w:vAlign w:val="bottom"/>
            <w:hideMark/>
          </w:tcPr>
          <w:p w14:paraId="096C4B7D"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Bulgaria</w:t>
            </w:r>
          </w:p>
        </w:tc>
        <w:tc>
          <w:tcPr>
            <w:tcW w:w="0" w:type="auto"/>
            <w:tcBorders>
              <w:top w:val="nil"/>
              <w:left w:val="nil"/>
              <w:bottom w:val="nil"/>
              <w:right w:val="nil"/>
            </w:tcBorders>
            <w:shd w:val="clear" w:color="auto" w:fill="auto"/>
            <w:noWrap/>
            <w:vAlign w:val="bottom"/>
            <w:hideMark/>
          </w:tcPr>
          <w:p w14:paraId="1A98A772"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1947</w:t>
            </w:r>
          </w:p>
        </w:tc>
        <w:tc>
          <w:tcPr>
            <w:tcW w:w="0" w:type="auto"/>
            <w:tcBorders>
              <w:top w:val="nil"/>
              <w:left w:val="nil"/>
              <w:bottom w:val="nil"/>
              <w:right w:val="nil"/>
            </w:tcBorders>
            <w:shd w:val="clear" w:color="auto" w:fill="auto"/>
            <w:noWrap/>
            <w:vAlign w:val="bottom"/>
            <w:hideMark/>
          </w:tcPr>
          <w:p w14:paraId="6D5C7A42"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2010</w:t>
            </w:r>
          </w:p>
        </w:tc>
        <w:tc>
          <w:tcPr>
            <w:tcW w:w="0" w:type="auto"/>
            <w:tcBorders>
              <w:top w:val="nil"/>
              <w:left w:val="nil"/>
              <w:bottom w:val="nil"/>
              <w:right w:val="nil"/>
            </w:tcBorders>
            <w:shd w:val="clear" w:color="auto" w:fill="auto"/>
            <w:noWrap/>
            <w:vAlign w:val="bottom"/>
            <w:hideMark/>
          </w:tcPr>
          <w:p w14:paraId="0FCB188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70.31</w:t>
            </w:r>
          </w:p>
        </w:tc>
        <w:tc>
          <w:tcPr>
            <w:tcW w:w="0" w:type="auto"/>
            <w:tcBorders>
              <w:top w:val="nil"/>
              <w:left w:val="nil"/>
              <w:bottom w:val="nil"/>
              <w:right w:val="nil"/>
            </w:tcBorders>
            <w:shd w:val="clear" w:color="auto" w:fill="auto"/>
            <w:noWrap/>
            <w:vAlign w:val="bottom"/>
            <w:hideMark/>
          </w:tcPr>
          <w:p w14:paraId="7D7807A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1.65</w:t>
            </w:r>
          </w:p>
        </w:tc>
        <w:tc>
          <w:tcPr>
            <w:tcW w:w="0" w:type="auto"/>
            <w:tcBorders>
              <w:top w:val="nil"/>
              <w:left w:val="nil"/>
              <w:bottom w:val="nil"/>
              <w:right w:val="nil"/>
            </w:tcBorders>
            <w:shd w:val="clear" w:color="auto" w:fill="auto"/>
            <w:noWrap/>
            <w:vAlign w:val="bottom"/>
            <w:hideMark/>
          </w:tcPr>
          <w:p w14:paraId="00CB202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2.09</w:t>
            </w:r>
          </w:p>
        </w:tc>
        <w:tc>
          <w:tcPr>
            <w:tcW w:w="0" w:type="auto"/>
            <w:tcBorders>
              <w:top w:val="nil"/>
              <w:left w:val="nil"/>
              <w:bottom w:val="nil"/>
              <w:right w:val="nil"/>
            </w:tcBorders>
            <w:shd w:val="clear" w:color="auto" w:fill="auto"/>
            <w:noWrap/>
            <w:vAlign w:val="bottom"/>
            <w:hideMark/>
          </w:tcPr>
          <w:p w14:paraId="0B9D943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1.44</w:t>
            </w:r>
          </w:p>
        </w:tc>
        <w:tc>
          <w:tcPr>
            <w:tcW w:w="0" w:type="auto"/>
            <w:tcBorders>
              <w:top w:val="nil"/>
              <w:left w:val="nil"/>
              <w:bottom w:val="nil"/>
              <w:right w:val="nil"/>
            </w:tcBorders>
            <w:shd w:val="clear" w:color="auto" w:fill="auto"/>
            <w:noWrap/>
            <w:vAlign w:val="bottom"/>
            <w:hideMark/>
          </w:tcPr>
          <w:p w14:paraId="374CF61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71.47</w:t>
            </w:r>
          </w:p>
        </w:tc>
        <w:tc>
          <w:tcPr>
            <w:tcW w:w="0" w:type="auto"/>
            <w:tcBorders>
              <w:top w:val="nil"/>
              <w:left w:val="nil"/>
              <w:bottom w:val="nil"/>
              <w:right w:val="nil"/>
            </w:tcBorders>
            <w:shd w:val="clear" w:color="auto" w:fill="auto"/>
            <w:noWrap/>
            <w:vAlign w:val="bottom"/>
            <w:hideMark/>
          </w:tcPr>
          <w:p w14:paraId="1E891D4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66.75</w:t>
            </w:r>
          </w:p>
        </w:tc>
        <w:tc>
          <w:tcPr>
            <w:tcW w:w="0" w:type="auto"/>
            <w:tcBorders>
              <w:top w:val="nil"/>
              <w:left w:val="nil"/>
              <w:bottom w:val="nil"/>
              <w:right w:val="nil"/>
            </w:tcBorders>
            <w:shd w:val="clear" w:color="auto" w:fill="auto"/>
            <w:noWrap/>
            <w:vAlign w:val="bottom"/>
            <w:hideMark/>
          </w:tcPr>
          <w:p w14:paraId="0D35951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64.91</w:t>
            </w:r>
          </w:p>
        </w:tc>
      </w:tr>
      <w:tr w:rsidR="00B84E37" w:rsidRPr="00E0424F" w14:paraId="341105CF" w14:textId="77777777" w:rsidTr="00B84E37">
        <w:trPr>
          <w:trHeight w:val="300"/>
        </w:trPr>
        <w:tc>
          <w:tcPr>
            <w:tcW w:w="0" w:type="auto"/>
            <w:tcBorders>
              <w:top w:val="nil"/>
              <w:left w:val="nil"/>
              <w:bottom w:val="nil"/>
              <w:right w:val="nil"/>
            </w:tcBorders>
            <w:shd w:val="clear" w:color="auto" w:fill="auto"/>
            <w:noWrap/>
            <w:vAlign w:val="bottom"/>
            <w:hideMark/>
          </w:tcPr>
          <w:p w14:paraId="581AAE3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41</w:t>
            </w:r>
          </w:p>
        </w:tc>
        <w:tc>
          <w:tcPr>
            <w:tcW w:w="0" w:type="auto"/>
            <w:tcBorders>
              <w:top w:val="nil"/>
              <w:left w:val="nil"/>
              <w:bottom w:val="nil"/>
              <w:right w:val="nil"/>
            </w:tcBorders>
            <w:shd w:val="clear" w:color="auto" w:fill="auto"/>
            <w:noWrap/>
            <w:vAlign w:val="bottom"/>
            <w:hideMark/>
          </w:tcPr>
          <w:p w14:paraId="129A7E3A"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Latvia</w:t>
            </w:r>
          </w:p>
        </w:tc>
        <w:tc>
          <w:tcPr>
            <w:tcW w:w="0" w:type="auto"/>
            <w:tcBorders>
              <w:top w:val="nil"/>
              <w:left w:val="nil"/>
              <w:bottom w:val="nil"/>
              <w:right w:val="nil"/>
            </w:tcBorders>
            <w:shd w:val="clear" w:color="auto" w:fill="auto"/>
            <w:noWrap/>
            <w:vAlign w:val="bottom"/>
            <w:hideMark/>
          </w:tcPr>
          <w:p w14:paraId="4BE92F6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1959</w:t>
            </w:r>
          </w:p>
        </w:tc>
        <w:tc>
          <w:tcPr>
            <w:tcW w:w="0" w:type="auto"/>
            <w:tcBorders>
              <w:top w:val="nil"/>
              <w:left w:val="nil"/>
              <w:bottom w:val="nil"/>
              <w:right w:val="nil"/>
            </w:tcBorders>
            <w:shd w:val="clear" w:color="auto" w:fill="auto"/>
            <w:noWrap/>
            <w:vAlign w:val="bottom"/>
            <w:hideMark/>
          </w:tcPr>
          <w:p w14:paraId="4BCCE62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2013</w:t>
            </w:r>
          </w:p>
        </w:tc>
        <w:tc>
          <w:tcPr>
            <w:tcW w:w="0" w:type="auto"/>
            <w:tcBorders>
              <w:top w:val="nil"/>
              <w:left w:val="nil"/>
              <w:bottom w:val="nil"/>
              <w:right w:val="nil"/>
            </w:tcBorders>
            <w:shd w:val="clear" w:color="auto" w:fill="auto"/>
            <w:noWrap/>
            <w:vAlign w:val="bottom"/>
            <w:hideMark/>
          </w:tcPr>
          <w:p w14:paraId="0EA533B1"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69.26</w:t>
            </w:r>
          </w:p>
        </w:tc>
        <w:tc>
          <w:tcPr>
            <w:tcW w:w="0" w:type="auto"/>
            <w:tcBorders>
              <w:top w:val="nil"/>
              <w:left w:val="nil"/>
              <w:bottom w:val="nil"/>
              <w:right w:val="nil"/>
            </w:tcBorders>
            <w:shd w:val="clear" w:color="auto" w:fill="auto"/>
            <w:noWrap/>
            <w:vAlign w:val="bottom"/>
            <w:hideMark/>
          </w:tcPr>
          <w:p w14:paraId="72BCCD8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1.56</w:t>
            </w:r>
          </w:p>
        </w:tc>
        <w:tc>
          <w:tcPr>
            <w:tcW w:w="0" w:type="auto"/>
            <w:tcBorders>
              <w:top w:val="nil"/>
              <w:left w:val="nil"/>
              <w:bottom w:val="nil"/>
              <w:right w:val="nil"/>
            </w:tcBorders>
            <w:shd w:val="clear" w:color="auto" w:fill="auto"/>
            <w:noWrap/>
            <w:vAlign w:val="bottom"/>
            <w:hideMark/>
          </w:tcPr>
          <w:p w14:paraId="50250DF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2.03</w:t>
            </w:r>
          </w:p>
        </w:tc>
        <w:tc>
          <w:tcPr>
            <w:tcW w:w="0" w:type="auto"/>
            <w:tcBorders>
              <w:top w:val="nil"/>
              <w:left w:val="nil"/>
              <w:bottom w:val="nil"/>
              <w:right w:val="nil"/>
            </w:tcBorders>
            <w:shd w:val="clear" w:color="auto" w:fill="auto"/>
            <w:noWrap/>
            <w:vAlign w:val="bottom"/>
            <w:hideMark/>
          </w:tcPr>
          <w:p w14:paraId="38962589"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1.43</w:t>
            </w:r>
          </w:p>
        </w:tc>
        <w:tc>
          <w:tcPr>
            <w:tcW w:w="0" w:type="auto"/>
            <w:tcBorders>
              <w:top w:val="nil"/>
              <w:left w:val="nil"/>
              <w:bottom w:val="nil"/>
              <w:right w:val="nil"/>
            </w:tcBorders>
            <w:shd w:val="clear" w:color="auto" w:fill="auto"/>
            <w:noWrap/>
            <w:vAlign w:val="bottom"/>
            <w:hideMark/>
          </w:tcPr>
          <w:p w14:paraId="732AB9F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69.68</w:t>
            </w:r>
          </w:p>
        </w:tc>
        <w:tc>
          <w:tcPr>
            <w:tcW w:w="0" w:type="auto"/>
            <w:tcBorders>
              <w:top w:val="nil"/>
              <w:left w:val="nil"/>
              <w:bottom w:val="nil"/>
              <w:right w:val="nil"/>
            </w:tcBorders>
            <w:shd w:val="clear" w:color="auto" w:fill="auto"/>
            <w:noWrap/>
            <w:vAlign w:val="bottom"/>
            <w:hideMark/>
          </w:tcPr>
          <w:p w14:paraId="492CC6E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64.30</w:t>
            </w:r>
          </w:p>
        </w:tc>
        <w:tc>
          <w:tcPr>
            <w:tcW w:w="0" w:type="auto"/>
            <w:tcBorders>
              <w:top w:val="nil"/>
              <w:left w:val="nil"/>
              <w:bottom w:val="nil"/>
              <w:right w:val="nil"/>
            </w:tcBorders>
            <w:shd w:val="clear" w:color="auto" w:fill="auto"/>
            <w:noWrap/>
            <w:vAlign w:val="bottom"/>
            <w:hideMark/>
          </w:tcPr>
          <w:p w14:paraId="55D6FF6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62.87</w:t>
            </w:r>
          </w:p>
        </w:tc>
      </w:tr>
      <w:tr w:rsidR="00B84E37" w:rsidRPr="00E0424F" w14:paraId="22EAAA32" w14:textId="77777777" w:rsidTr="00B84E37">
        <w:trPr>
          <w:trHeight w:val="300"/>
        </w:trPr>
        <w:tc>
          <w:tcPr>
            <w:tcW w:w="0" w:type="auto"/>
            <w:tcBorders>
              <w:top w:val="nil"/>
              <w:left w:val="nil"/>
              <w:bottom w:val="nil"/>
              <w:right w:val="nil"/>
            </w:tcBorders>
            <w:shd w:val="clear" w:color="auto" w:fill="auto"/>
            <w:noWrap/>
            <w:vAlign w:val="bottom"/>
            <w:hideMark/>
          </w:tcPr>
          <w:p w14:paraId="0C18A58D"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42</w:t>
            </w:r>
          </w:p>
        </w:tc>
        <w:tc>
          <w:tcPr>
            <w:tcW w:w="0" w:type="auto"/>
            <w:tcBorders>
              <w:top w:val="nil"/>
              <w:left w:val="nil"/>
              <w:bottom w:val="nil"/>
              <w:right w:val="nil"/>
            </w:tcBorders>
            <w:shd w:val="clear" w:color="auto" w:fill="auto"/>
            <w:noWrap/>
            <w:vAlign w:val="bottom"/>
            <w:hideMark/>
          </w:tcPr>
          <w:p w14:paraId="2893D369"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Lithuania</w:t>
            </w:r>
          </w:p>
        </w:tc>
        <w:tc>
          <w:tcPr>
            <w:tcW w:w="0" w:type="auto"/>
            <w:tcBorders>
              <w:top w:val="nil"/>
              <w:left w:val="nil"/>
              <w:bottom w:val="nil"/>
              <w:right w:val="nil"/>
            </w:tcBorders>
            <w:shd w:val="clear" w:color="auto" w:fill="auto"/>
            <w:noWrap/>
            <w:vAlign w:val="bottom"/>
            <w:hideMark/>
          </w:tcPr>
          <w:p w14:paraId="4A223E0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1959</w:t>
            </w:r>
          </w:p>
        </w:tc>
        <w:tc>
          <w:tcPr>
            <w:tcW w:w="0" w:type="auto"/>
            <w:tcBorders>
              <w:top w:val="nil"/>
              <w:left w:val="nil"/>
              <w:bottom w:val="nil"/>
              <w:right w:val="nil"/>
            </w:tcBorders>
            <w:shd w:val="clear" w:color="auto" w:fill="auto"/>
            <w:noWrap/>
            <w:vAlign w:val="bottom"/>
            <w:hideMark/>
          </w:tcPr>
          <w:p w14:paraId="1EB29F69"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2013</w:t>
            </w:r>
          </w:p>
        </w:tc>
        <w:tc>
          <w:tcPr>
            <w:tcW w:w="0" w:type="auto"/>
            <w:tcBorders>
              <w:top w:val="nil"/>
              <w:left w:val="nil"/>
              <w:bottom w:val="nil"/>
              <w:right w:val="nil"/>
            </w:tcBorders>
            <w:shd w:val="clear" w:color="auto" w:fill="auto"/>
            <w:noWrap/>
            <w:vAlign w:val="bottom"/>
            <w:hideMark/>
          </w:tcPr>
          <w:p w14:paraId="459A453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68.52</w:t>
            </w:r>
          </w:p>
        </w:tc>
        <w:tc>
          <w:tcPr>
            <w:tcW w:w="0" w:type="auto"/>
            <w:tcBorders>
              <w:top w:val="nil"/>
              <w:left w:val="nil"/>
              <w:bottom w:val="nil"/>
              <w:right w:val="nil"/>
            </w:tcBorders>
            <w:shd w:val="clear" w:color="auto" w:fill="auto"/>
            <w:noWrap/>
            <w:vAlign w:val="bottom"/>
            <w:hideMark/>
          </w:tcPr>
          <w:p w14:paraId="4A5DAF5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1.51</w:t>
            </w:r>
          </w:p>
        </w:tc>
        <w:tc>
          <w:tcPr>
            <w:tcW w:w="0" w:type="auto"/>
            <w:tcBorders>
              <w:top w:val="nil"/>
              <w:left w:val="nil"/>
              <w:bottom w:val="nil"/>
              <w:right w:val="nil"/>
            </w:tcBorders>
            <w:shd w:val="clear" w:color="auto" w:fill="auto"/>
            <w:noWrap/>
            <w:vAlign w:val="bottom"/>
            <w:hideMark/>
          </w:tcPr>
          <w:p w14:paraId="071D439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1.97</w:t>
            </w:r>
          </w:p>
        </w:tc>
        <w:tc>
          <w:tcPr>
            <w:tcW w:w="0" w:type="auto"/>
            <w:tcBorders>
              <w:top w:val="nil"/>
              <w:left w:val="nil"/>
              <w:bottom w:val="nil"/>
              <w:right w:val="nil"/>
            </w:tcBorders>
            <w:shd w:val="clear" w:color="auto" w:fill="auto"/>
            <w:noWrap/>
            <w:vAlign w:val="bottom"/>
            <w:hideMark/>
          </w:tcPr>
          <w:p w14:paraId="08B722F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1.38</w:t>
            </w:r>
          </w:p>
        </w:tc>
        <w:tc>
          <w:tcPr>
            <w:tcW w:w="0" w:type="auto"/>
            <w:tcBorders>
              <w:top w:val="nil"/>
              <w:left w:val="nil"/>
              <w:bottom w:val="nil"/>
              <w:right w:val="nil"/>
            </w:tcBorders>
            <w:shd w:val="clear" w:color="auto" w:fill="auto"/>
            <w:noWrap/>
            <w:vAlign w:val="bottom"/>
            <w:hideMark/>
          </w:tcPr>
          <w:p w14:paraId="74C63F0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69.55</w:t>
            </w:r>
          </w:p>
        </w:tc>
        <w:tc>
          <w:tcPr>
            <w:tcW w:w="0" w:type="auto"/>
            <w:tcBorders>
              <w:top w:val="nil"/>
              <w:left w:val="nil"/>
              <w:bottom w:val="nil"/>
              <w:right w:val="nil"/>
            </w:tcBorders>
            <w:shd w:val="clear" w:color="auto" w:fill="auto"/>
            <w:noWrap/>
            <w:vAlign w:val="bottom"/>
            <w:hideMark/>
          </w:tcPr>
          <w:p w14:paraId="746C670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63.71</w:t>
            </w:r>
          </w:p>
        </w:tc>
        <w:tc>
          <w:tcPr>
            <w:tcW w:w="0" w:type="auto"/>
            <w:tcBorders>
              <w:top w:val="nil"/>
              <w:left w:val="nil"/>
              <w:bottom w:val="nil"/>
              <w:right w:val="nil"/>
            </w:tcBorders>
            <w:shd w:val="clear" w:color="auto" w:fill="auto"/>
            <w:noWrap/>
            <w:vAlign w:val="bottom"/>
            <w:hideMark/>
          </w:tcPr>
          <w:p w14:paraId="7DB8503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62.12</w:t>
            </w:r>
          </w:p>
        </w:tc>
      </w:tr>
      <w:tr w:rsidR="00B84E37" w:rsidRPr="00E0424F" w14:paraId="139281FE" w14:textId="77777777" w:rsidTr="00B84E37">
        <w:trPr>
          <w:trHeight w:val="300"/>
        </w:trPr>
        <w:tc>
          <w:tcPr>
            <w:tcW w:w="0" w:type="auto"/>
            <w:tcBorders>
              <w:top w:val="nil"/>
              <w:left w:val="nil"/>
              <w:bottom w:val="nil"/>
              <w:right w:val="nil"/>
            </w:tcBorders>
            <w:shd w:val="clear" w:color="auto" w:fill="auto"/>
            <w:noWrap/>
            <w:vAlign w:val="bottom"/>
            <w:hideMark/>
          </w:tcPr>
          <w:p w14:paraId="1F90140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43</w:t>
            </w:r>
          </w:p>
        </w:tc>
        <w:tc>
          <w:tcPr>
            <w:tcW w:w="0" w:type="auto"/>
            <w:tcBorders>
              <w:top w:val="nil"/>
              <w:left w:val="nil"/>
              <w:bottom w:val="nil"/>
              <w:right w:val="nil"/>
            </w:tcBorders>
            <w:shd w:val="clear" w:color="auto" w:fill="auto"/>
            <w:noWrap/>
            <w:vAlign w:val="bottom"/>
            <w:hideMark/>
          </w:tcPr>
          <w:p w14:paraId="755C7461"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Belarus</w:t>
            </w:r>
          </w:p>
        </w:tc>
        <w:tc>
          <w:tcPr>
            <w:tcW w:w="0" w:type="auto"/>
            <w:tcBorders>
              <w:top w:val="nil"/>
              <w:left w:val="nil"/>
              <w:bottom w:val="nil"/>
              <w:right w:val="nil"/>
            </w:tcBorders>
            <w:shd w:val="clear" w:color="auto" w:fill="auto"/>
            <w:noWrap/>
            <w:vAlign w:val="bottom"/>
            <w:hideMark/>
          </w:tcPr>
          <w:p w14:paraId="76E99D6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1959</w:t>
            </w:r>
          </w:p>
        </w:tc>
        <w:tc>
          <w:tcPr>
            <w:tcW w:w="0" w:type="auto"/>
            <w:tcBorders>
              <w:top w:val="nil"/>
              <w:left w:val="nil"/>
              <w:bottom w:val="nil"/>
              <w:right w:val="nil"/>
            </w:tcBorders>
            <w:shd w:val="clear" w:color="auto" w:fill="auto"/>
            <w:noWrap/>
            <w:vAlign w:val="bottom"/>
            <w:hideMark/>
          </w:tcPr>
          <w:p w14:paraId="7B487578"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2014</w:t>
            </w:r>
          </w:p>
        </w:tc>
        <w:tc>
          <w:tcPr>
            <w:tcW w:w="0" w:type="auto"/>
            <w:tcBorders>
              <w:top w:val="nil"/>
              <w:left w:val="nil"/>
              <w:bottom w:val="nil"/>
              <w:right w:val="nil"/>
            </w:tcBorders>
            <w:shd w:val="clear" w:color="auto" w:fill="auto"/>
            <w:noWrap/>
            <w:vAlign w:val="bottom"/>
            <w:hideMark/>
          </w:tcPr>
          <w:p w14:paraId="25CF82F1"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67.81</w:t>
            </w:r>
          </w:p>
        </w:tc>
        <w:tc>
          <w:tcPr>
            <w:tcW w:w="0" w:type="auto"/>
            <w:tcBorders>
              <w:top w:val="nil"/>
              <w:left w:val="nil"/>
              <w:bottom w:val="nil"/>
              <w:right w:val="nil"/>
            </w:tcBorders>
            <w:shd w:val="clear" w:color="auto" w:fill="auto"/>
            <w:noWrap/>
            <w:vAlign w:val="bottom"/>
            <w:hideMark/>
          </w:tcPr>
          <w:p w14:paraId="24DF2541"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1.54</w:t>
            </w:r>
          </w:p>
        </w:tc>
        <w:tc>
          <w:tcPr>
            <w:tcW w:w="0" w:type="auto"/>
            <w:tcBorders>
              <w:top w:val="nil"/>
              <w:left w:val="nil"/>
              <w:bottom w:val="nil"/>
              <w:right w:val="nil"/>
            </w:tcBorders>
            <w:shd w:val="clear" w:color="auto" w:fill="auto"/>
            <w:noWrap/>
            <w:vAlign w:val="bottom"/>
            <w:hideMark/>
          </w:tcPr>
          <w:p w14:paraId="1FA4EFF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2.03</w:t>
            </w:r>
          </w:p>
        </w:tc>
        <w:tc>
          <w:tcPr>
            <w:tcW w:w="0" w:type="auto"/>
            <w:tcBorders>
              <w:top w:val="nil"/>
              <w:left w:val="nil"/>
              <w:bottom w:val="nil"/>
              <w:right w:val="nil"/>
            </w:tcBorders>
            <w:shd w:val="clear" w:color="auto" w:fill="auto"/>
            <w:noWrap/>
            <w:vAlign w:val="bottom"/>
            <w:hideMark/>
          </w:tcPr>
          <w:p w14:paraId="1596261B"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1.43</w:t>
            </w:r>
          </w:p>
        </w:tc>
        <w:tc>
          <w:tcPr>
            <w:tcW w:w="0" w:type="auto"/>
            <w:tcBorders>
              <w:top w:val="nil"/>
              <w:left w:val="nil"/>
              <w:bottom w:val="nil"/>
              <w:right w:val="nil"/>
            </w:tcBorders>
            <w:shd w:val="clear" w:color="auto" w:fill="auto"/>
            <w:noWrap/>
            <w:vAlign w:val="bottom"/>
            <w:hideMark/>
          </w:tcPr>
          <w:p w14:paraId="3C4091B5"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67.90</w:t>
            </w:r>
          </w:p>
        </w:tc>
        <w:tc>
          <w:tcPr>
            <w:tcW w:w="0" w:type="auto"/>
            <w:tcBorders>
              <w:top w:val="nil"/>
              <w:left w:val="nil"/>
              <w:bottom w:val="nil"/>
              <w:right w:val="nil"/>
            </w:tcBorders>
            <w:shd w:val="clear" w:color="auto" w:fill="auto"/>
            <w:noWrap/>
            <w:vAlign w:val="bottom"/>
            <w:hideMark/>
          </w:tcPr>
          <w:p w14:paraId="1422939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62.84</w:t>
            </w:r>
          </w:p>
        </w:tc>
        <w:tc>
          <w:tcPr>
            <w:tcW w:w="0" w:type="auto"/>
            <w:tcBorders>
              <w:top w:val="nil"/>
              <w:left w:val="nil"/>
              <w:bottom w:val="nil"/>
              <w:right w:val="nil"/>
            </w:tcBorders>
            <w:shd w:val="clear" w:color="auto" w:fill="auto"/>
            <w:noWrap/>
            <w:vAlign w:val="bottom"/>
            <w:hideMark/>
          </w:tcPr>
          <w:p w14:paraId="0D83C7B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61.45</w:t>
            </w:r>
          </w:p>
        </w:tc>
      </w:tr>
      <w:tr w:rsidR="00B84E37" w:rsidRPr="00E0424F" w14:paraId="7D0AAF40" w14:textId="77777777" w:rsidTr="00B84E37">
        <w:trPr>
          <w:trHeight w:val="300"/>
        </w:trPr>
        <w:tc>
          <w:tcPr>
            <w:tcW w:w="0" w:type="auto"/>
            <w:tcBorders>
              <w:top w:val="nil"/>
              <w:left w:val="nil"/>
              <w:bottom w:val="nil"/>
              <w:right w:val="nil"/>
            </w:tcBorders>
            <w:shd w:val="clear" w:color="auto" w:fill="auto"/>
            <w:noWrap/>
            <w:vAlign w:val="bottom"/>
            <w:hideMark/>
          </w:tcPr>
          <w:p w14:paraId="7691A91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44</w:t>
            </w:r>
          </w:p>
        </w:tc>
        <w:tc>
          <w:tcPr>
            <w:tcW w:w="0" w:type="auto"/>
            <w:tcBorders>
              <w:top w:val="nil"/>
              <w:left w:val="nil"/>
              <w:bottom w:val="nil"/>
              <w:right w:val="nil"/>
            </w:tcBorders>
            <w:shd w:val="clear" w:color="auto" w:fill="auto"/>
            <w:noWrap/>
            <w:vAlign w:val="bottom"/>
            <w:hideMark/>
          </w:tcPr>
          <w:p w14:paraId="4D0FC911"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Ukraine</w:t>
            </w:r>
          </w:p>
        </w:tc>
        <w:tc>
          <w:tcPr>
            <w:tcW w:w="0" w:type="auto"/>
            <w:tcBorders>
              <w:top w:val="nil"/>
              <w:left w:val="nil"/>
              <w:bottom w:val="nil"/>
              <w:right w:val="nil"/>
            </w:tcBorders>
            <w:shd w:val="clear" w:color="auto" w:fill="auto"/>
            <w:noWrap/>
            <w:vAlign w:val="bottom"/>
            <w:hideMark/>
          </w:tcPr>
          <w:p w14:paraId="71A16D8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1959</w:t>
            </w:r>
          </w:p>
        </w:tc>
        <w:tc>
          <w:tcPr>
            <w:tcW w:w="0" w:type="auto"/>
            <w:tcBorders>
              <w:top w:val="nil"/>
              <w:left w:val="nil"/>
              <w:bottom w:val="nil"/>
              <w:right w:val="nil"/>
            </w:tcBorders>
            <w:shd w:val="clear" w:color="auto" w:fill="auto"/>
            <w:noWrap/>
            <w:vAlign w:val="bottom"/>
            <w:hideMark/>
          </w:tcPr>
          <w:p w14:paraId="58F505B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2013</w:t>
            </w:r>
          </w:p>
        </w:tc>
        <w:tc>
          <w:tcPr>
            <w:tcW w:w="0" w:type="auto"/>
            <w:tcBorders>
              <w:top w:val="nil"/>
              <w:left w:val="nil"/>
              <w:bottom w:val="nil"/>
              <w:right w:val="nil"/>
            </w:tcBorders>
            <w:shd w:val="clear" w:color="auto" w:fill="auto"/>
            <w:noWrap/>
            <w:vAlign w:val="bottom"/>
            <w:hideMark/>
          </w:tcPr>
          <w:p w14:paraId="4AE9974C"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66.31</w:t>
            </w:r>
          </w:p>
        </w:tc>
        <w:tc>
          <w:tcPr>
            <w:tcW w:w="0" w:type="auto"/>
            <w:tcBorders>
              <w:top w:val="nil"/>
              <w:left w:val="nil"/>
              <w:bottom w:val="nil"/>
              <w:right w:val="nil"/>
            </w:tcBorders>
            <w:shd w:val="clear" w:color="auto" w:fill="auto"/>
            <w:noWrap/>
            <w:vAlign w:val="bottom"/>
            <w:hideMark/>
          </w:tcPr>
          <w:p w14:paraId="7E5E1992"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1.47</w:t>
            </w:r>
          </w:p>
        </w:tc>
        <w:tc>
          <w:tcPr>
            <w:tcW w:w="0" w:type="auto"/>
            <w:tcBorders>
              <w:top w:val="nil"/>
              <w:left w:val="nil"/>
              <w:bottom w:val="nil"/>
              <w:right w:val="nil"/>
            </w:tcBorders>
            <w:shd w:val="clear" w:color="auto" w:fill="auto"/>
            <w:noWrap/>
            <w:vAlign w:val="bottom"/>
            <w:hideMark/>
          </w:tcPr>
          <w:p w14:paraId="7B07E382"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1.94</w:t>
            </w:r>
          </w:p>
        </w:tc>
        <w:tc>
          <w:tcPr>
            <w:tcW w:w="0" w:type="auto"/>
            <w:tcBorders>
              <w:top w:val="nil"/>
              <w:left w:val="nil"/>
              <w:bottom w:val="nil"/>
              <w:right w:val="nil"/>
            </w:tcBorders>
            <w:shd w:val="clear" w:color="auto" w:fill="auto"/>
            <w:noWrap/>
            <w:vAlign w:val="bottom"/>
            <w:hideMark/>
          </w:tcPr>
          <w:p w14:paraId="78AFDA99"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1.33</w:t>
            </w:r>
          </w:p>
        </w:tc>
        <w:tc>
          <w:tcPr>
            <w:tcW w:w="0" w:type="auto"/>
            <w:tcBorders>
              <w:top w:val="nil"/>
              <w:left w:val="nil"/>
              <w:bottom w:val="nil"/>
              <w:right w:val="nil"/>
            </w:tcBorders>
            <w:shd w:val="clear" w:color="auto" w:fill="auto"/>
            <w:noWrap/>
            <w:vAlign w:val="bottom"/>
            <w:hideMark/>
          </w:tcPr>
          <w:p w14:paraId="0D6220D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67.16</w:t>
            </w:r>
          </w:p>
        </w:tc>
        <w:tc>
          <w:tcPr>
            <w:tcW w:w="0" w:type="auto"/>
            <w:tcBorders>
              <w:top w:val="nil"/>
              <w:left w:val="nil"/>
              <w:bottom w:val="nil"/>
              <w:right w:val="nil"/>
            </w:tcBorders>
            <w:shd w:val="clear" w:color="auto" w:fill="auto"/>
            <w:noWrap/>
            <w:vAlign w:val="bottom"/>
            <w:hideMark/>
          </w:tcPr>
          <w:p w14:paraId="089271F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61.84</w:t>
            </w:r>
          </w:p>
        </w:tc>
        <w:tc>
          <w:tcPr>
            <w:tcW w:w="0" w:type="auto"/>
            <w:tcBorders>
              <w:top w:val="nil"/>
              <w:left w:val="nil"/>
              <w:bottom w:val="nil"/>
              <w:right w:val="nil"/>
            </w:tcBorders>
            <w:shd w:val="clear" w:color="auto" w:fill="auto"/>
            <w:noWrap/>
            <w:vAlign w:val="bottom"/>
            <w:hideMark/>
          </w:tcPr>
          <w:p w14:paraId="752A910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60.34</w:t>
            </w:r>
          </w:p>
        </w:tc>
      </w:tr>
      <w:tr w:rsidR="00B84E37" w:rsidRPr="00E0424F" w14:paraId="7DCFE918" w14:textId="77777777" w:rsidTr="00B84E37">
        <w:trPr>
          <w:trHeight w:val="300"/>
        </w:trPr>
        <w:tc>
          <w:tcPr>
            <w:tcW w:w="0" w:type="auto"/>
            <w:tcBorders>
              <w:top w:val="nil"/>
              <w:left w:val="nil"/>
              <w:bottom w:val="nil"/>
              <w:right w:val="nil"/>
            </w:tcBorders>
            <w:shd w:val="clear" w:color="auto" w:fill="auto"/>
            <w:noWrap/>
            <w:vAlign w:val="bottom"/>
            <w:hideMark/>
          </w:tcPr>
          <w:p w14:paraId="1DF2383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45</w:t>
            </w:r>
          </w:p>
        </w:tc>
        <w:tc>
          <w:tcPr>
            <w:tcW w:w="0" w:type="auto"/>
            <w:tcBorders>
              <w:top w:val="nil"/>
              <w:left w:val="nil"/>
              <w:bottom w:val="nil"/>
              <w:right w:val="nil"/>
            </w:tcBorders>
            <w:shd w:val="clear" w:color="auto" w:fill="auto"/>
            <w:noWrap/>
            <w:vAlign w:val="bottom"/>
            <w:hideMark/>
          </w:tcPr>
          <w:p w14:paraId="70645E17"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Russia</w:t>
            </w:r>
          </w:p>
        </w:tc>
        <w:tc>
          <w:tcPr>
            <w:tcW w:w="0" w:type="auto"/>
            <w:tcBorders>
              <w:top w:val="nil"/>
              <w:left w:val="nil"/>
              <w:bottom w:val="nil"/>
              <w:right w:val="nil"/>
            </w:tcBorders>
            <w:shd w:val="clear" w:color="auto" w:fill="auto"/>
            <w:noWrap/>
            <w:vAlign w:val="bottom"/>
            <w:hideMark/>
          </w:tcPr>
          <w:p w14:paraId="557A81B4"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1959</w:t>
            </w:r>
          </w:p>
        </w:tc>
        <w:tc>
          <w:tcPr>
            <w:tcW w:w="0" w:type="auto"/>
            <w:tcBorders>
              <w:top w:val="nil"/>
              <w:left w:val="nil"/>
              <w:bottom w:val="nil"/>
              <w:right w:val="nil"/>
            </w:tcBorders>
            <w:shd w:val="clear" w:color="auto" w:fill="auto"/>
            <w:noWrap/>
            <w:vAlign w:val="bottom"/>
            <w:hideMark/>
          </w:tcPr>
          <w:p w14:paraId="57CEBF3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2014</w:t>
            </w:r>
          </w:p>
        </w:tc>
        <w:tc>
          <w:tcPr>
            <w:tcW w:w="0" w:type="auto"/>
            <w:tcBorders>
              <w:top w:val="nil"/>
              <w:left w:val="nil"/>
              <w:bottom w:val="nil"/>
              <w:right w:val="nil"/>
            </w:tcBorders>
            <w:shd w:val="clear" w:color="auto" w:fill="auto"/>
            <w:noWrap/>
            <w:vAlign w:val="bottom"/>
            <w:hideMark/>
          </w:tcPr>
          <w:p w14:paraId="318A7F3E"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65.26</w:t>
            </w:r>
          </w:p>
        </w:tc>
        <w:tc>
          <w:tcPr>
            <w:tcW w:w="0" w:type="auto"/>
            <w:tcBorders>
              <w:top w:val="nil"/>
              <w:left w:val="nil"/>
              <w:bottom w:val="nil"/>
              <w:right w:val="nil"/>
            </w:tcBorders>
            <w:shd w:val="clear" w:color="auto" w:fill="auto"/>
            <w:noWrap/>
            <w:vAlign w:val="bottom"/>
            <w:hideMark/>
          </w:tcPr>
          <w:p w14:paraId="29403455"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1.38</w:t>
            </w:r>
          </w:p>
        </w:tc>
        <w:tc>
          <w:tcPr>
            <w:tcW w:w="0" w:type="auto"/>
            <w:tcBorders>
              <w:top w:val="nil"/>
              <w:left w:val="nil"/>
              <w:bottom w:val="nil"/>
              <w:right w:val="nil"/>
            </w:tcBorders>
            <w:shd w:val="clear" w:color="auto" w:fill="auto"/>
            <w:noWrap/>
            <w:vAlign w:val="bottom"/>
            <w:hideMark/>
          </w:tcPr>
          <w:p w14:paraId="1F246D4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1.85</w:t>
            </w:r>
          </w:p>
        </w:tc>
        <w:tc>
          <w:tcPr>
            <w:tcW w:w="0" w:type="auto"/>
            <w:tcBorders>
              <w:top w:val="nil"/>
              <w:left w:val="nil"/>
              <w:bottom w:val="nil"/>
              <w:right w:val="nil"/>
            </w:tcBorders>
            <w:shd w:val="clear" w:color="auto" w:fill="auto"/>
            <w:noWrap/>
            <w:vAlign w:val="bottom"/>
            <w:hideMark/>
          </w:tcPr>
          <w:p w14:paraId="53822DA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1.26</w:t>
            </w:r>
          </w:p>
        </w:tc>
        <w:tc>
          <w:tcPr>
            <w:tcW w:w="0" w:type="auto"/>
            <w:tcBorders>
              <w:top w:val="nil"/>
              <w:left w:val="nil"/>
              <w:bottom w:val="nil"/>
              <w:right w:val="nil"/>
            </w:tcBorders>
            <w:shd w:val="clear" w:color="auto" w:fill="auto"/>
            <w:noWrap/>
            <w:vAlign w:val="bottom"/>
            <w:hideMark/>
          </w:tcPr>
          <w:p w14:paraId="441EB4EA"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66.94</w:t>
            </w:r>
          </w:p>
        </w:tc>
        <w:tc>
          <w:tcPr>
            <w:tcW w:w="0" w:type="auto"/>
            <w:tcBorders>
              <w:top w:val="nil"/>
              <w:left w:val="nil"/>
              <w:bottom w:val="nil"/>
              <w:right w:val="nil"/>
            </w:tcBorders>
            <w:shd w:val="clear" w:color="auto" w:fill="auto"/>
            <w:noWrap/>
            <w:vAlign w:val="bottom"/>
            <w:hideMark/>
          </w:tcPr>
          <w:p w14:paraId="690F4CE6"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61.06</w:t>
            </w:r>
          </w:p>
        </w:tc>
        <w:tc>
          <w:tcPr>
            <w:tcW w:w="0" w:type="auto"/>
            <w:tcBorders>
              <w:top w:val="nil"/>
              <w:left w:val="nil"/>
              <w:bottom w:val="nil"/>
              <w:right w:val="nil"/>
            </w:tcBorders>
            <w:shd w:val="clear" w:color="auto" w:fill="auto"/>
            <w:noWrap/>
            <w:vAlign w:val="bottom"/>
            <w:hideMark/>
          </w:tcPr>
          <w:p w14:paraId="0B05EFDF"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59.37</w:t>
            </w:r>
          </w:p>
        </w:tc>
      </w:tr>
    </w:tbl>
    <w:p w14:paraId="2C2E2891" w14:textId="77777777" w:rsidR="00B84E37" w:rsidRPr="00E0424F" w:rsidRDefault="00B84E37" w:rsidP="00B84E37">
      <w:pPr>
        <w:rPr>
          <w:rFonts w:ascii="Times New Roman" w:hAnsi="Times New Roman" w:cs="Times New Roman"/>
          <w:color w:val="000000"/>
          <w:sz w:val="24"/>
          <w:szCs w:val="24"/>
        </w:rPr>
        <w:sectPr w:rsidR="00B84E37" w:rsidRPr="00E0424F" w:rsidSect="007A3F5E">
          <w:headerReference w:type="default" r:id="rId24"/>
          <w:pgSz w:w="12240" w:h="15840"/>
          <w:pgMar w:top="1440" w:right="1440" w:bottom="1440" w:left="1440" w:header="720" w:footer="720" w:gutter="0"/>
          <w:lnNumType w:countBy="1" w:restart="continuous"/>
          <w:cols w:space="720"/>
          <w:docGrid w:linePitch="360"/>
        </w:sectPr>
      </w:pPr>
    </w:p>
    <w:p w14:paraId="01D71D6B" w14:textId="77777777" w:rsidR="00B84E37" w:rsidRPr="00E0424F" w:rsidRDefault="00B84E37" w:rsidP="00B84E37">
      <w:pPr>
        <w:rPr>
          <w:rFonts w:ascii="Times New Roman" w:hAnsi="Times New Roman" w:cs="Times New Roman"/>
          <w:color w:val="000000"/>
          <w:sz w:val="24"/>
          <w:szCs w:val="24"/>
        </w:rPr>
      </w:pPr>
      <w:r w:rsidRPr="00E0424F">
        <w:rPr>
          <w:rFonts w:ascii="Times New Roman" w:hAnsi="Times New Roman" w:cs="Times New Roman"/>
          <w:b/>
          <w:sz w:val="24"/>
          <w:szCs w:val="24"/>
        </w:rPr>
        <w:lastRenderedPageBreak/>
        <w:t xml:space="preserve">Table S2 </w:t>
      </w:r>
      <w:r w:rsidRPr="00E0424F">
        <w:rPr>
          <w:rFonts w:ascii="Times New Roman" w:hAnsi="Times New Roman" w:cs="Times New Roman"/>
          <w:color w:val="000000"/>
          <w:sz w:val="24"/>
          <w:szCs w:val="24"/>
        </w:rPr>
        <w:t>Years in which dummy variables were added. The dummy variables account for the following historic events: 1918 the Spanish flu, 1914 - 1919 World War 1, 1940 - 1945 World War 2 (1939 included for Spain to account for the Spanish civil war) and 1992 - 1995 dissolution of the Soviet Union.</w:t>
      </w:r>
    </w:p>
    <w:tbl>
      <w:tblPr>
        <w:tblW w:w="0" w:type="auto"/>
        <w:tblLook w:val="04A0" w:firstRow="1" w:lastRow="0" w:firstColumn="1" w:lastColumn="0" w:noHBand="0" w:noVBand="1"/>
      </w:tblPr>
      <w:tblGrid>
        <w:gridCol w:w="2642"/>
        <w:gridCol w:w="1376"/>
        <w:gridCol w:w="3003"/>
      </w:tblGrid>
      <w:tr w:rsidR="00B84E37" w:rsidRPr="00E0424F" w14:paraId="32E84331" w14:textId="77777777" w:rsidTr="00B84E37">
        <w:trPr>
          <w:trHeight w:val="300"/>
        </w:trPr>
        <w:tc>
          <w:tcPr>
            <w:tcW w:w="0" w:type="auto"/>
            <w:tcBorders>
              <w:top w:val="nil"/>
              <w:left w:val="nil"/>
              <w:bottom w:val="single" w:sz="4" w:space="0" w:color="auto"/>
              <w:right w:val="nil"/>
            </w:tcBorders>
            <w:shd w:val="clear" w:color="auto" w:fill="auto"/>
            <w:noWrap/>
            <w:vAlign w:val="bottom"/>
            <w:hideMark/>
          </w:tcPr>
          <w:p w14:paraId="34904413" w14:textId="77777777" w:rsidR="00B84E37" w:rsidRPr="00E0424F" w:rsidRDefault="00B84E37" w:rsidP="00B84E37">
            <w:pPr>
              <w:rPr>
                <w:rFonts w:ascii="Times New Roman" w:eastAsia="Times New Roman" w:hAnsi="Times New Roman" w:cs="Times New Roman"/>
                <w:b/>
                <w:bCs/>
                <w:color w:val="000000"/>
                <w:sz w:val="24"/>
                <w:szCs w:val="24"/>
              </w:rPr>
            </w:pPr>
            <w:r w:rsidRPr="00E0424F">
              <w:rPr>
                <w:rFonts w:ascii="Times New Roman" w:eastAsia="Times New Roman" w:hAnsi="Times New Roman" w:cs="Times New Roman"/>
                <w:b/>
                <w:bCs/>
                <w:color w:val="000000"/>
                <w:sz w:val="24"/>
                <w:szCs w:val="24"/>
              </w:rPr>
              <w:t>Country</w:t>
            </w:r>
          </w:p>
        </w:tc>
        <w:tc>
          <w:tcPr>
            <w:tcW w:w="0" w:type="auto"/>
            <w:tcBorders>
              <w:top w:val="nil"/>
              <w:left w:val="nil"/>
              <w:bottom w:val="single" w:sz="4" w:space="0" w:color="auto"/>
              <w:right w:val="nil"/>
            </w:tcBorders>
            <w:shd w:val="clear" w:color="auto" w:fill="auto"/>
            <w:noWrap/>
            <w:vAlign w:val="bottom"/>
            <w:hideMark/>
          </w:tcPr>
          <w:p w14:paraId="1D905B35" w14:textId="77777777" w:rsidR="00B84E37" w:rsidRPr="00E0424F" w:rsidRDefault="00B84E37" w:rsidP="00B84E37">
            <w:pPr>
              <w:rPr>
                <w:rFonts w:ascii="Times New Roman" w:eastAsia="Times New Roman" w:hAnsi="Times New Roman" w:cs="Times New Roman"/>
                <w:b/>
                <w:bCs/>
                <w:color w:val="000000"/>
                <w:sz w:val="24"/>
                <w:szCs w:val="24"/>
              </w:rPr>
            </w:pPr>
            <w:r w:rsidRPr="00E0424F">
              <w:rPr>
                <w:rFonts w:ascii="Times New Roman" w:eastAsia="Times New Roman" w:hAnsi="Times New Roman" w:cs="Times New Roman"/>
                <w:b/>
                <w:bCs/>
                <w:color w:val="000000"/>
                <w:sz w:val="24"/>
                <w:szCs w:val="24"/>
              </w:rPr>
              <w:t>Data years</w:t>
            </w:r>
          </w:p>
        </w:tc>
        <w:tc>
          <w:tcPr>
            <w:tcW w:w="0" w:type="auto"/>
            <w:tcBorders>
              <w:top w:val="nil"/>
              <w:left w:val="nil"/>
              <w:bottom w:val="single" w:sz="4" w:space="0" w:color="auto"/>
              <w:right w:val="nil"/>
            </w:tcBorders>
            <w:shd w:val="clear" w:color="auto" w:fill="auto"/>
            <w:noWrap/>
            <w:vAlign w:val="bottom"/>
            <w:hideMark/>
          </w:tcPr>
          <w:p w14:paraId="4607C39D" w14:textId="77777777" w:rsidR="00B84E37" w:rsidRPr="00E0424F" w:rsidRDefault="00B84E37" w:rsidP="00B84E37">
            <w:pPr>
              <w:rPr>
                <w:rFonts w:ascii="Times New Roman" w:eastAsia="Times New Roman" w:hAnsi="Times New Roman" w:cs="Times New Roman"/>
                <w:b/>
                <w:bCs/>
                <w:color w:val="000000"/>
                <w:sz w:val="24"/>
                <w:szCs w:val="24"/>
              </w:rPr>
            </w:pPr>
            <w:r w:rsidRPr="00E0424F">
              <w:rPr>
                <w:rFonts w:ascii="Times New Roman" w:eastAsia="Times New Roman" w:hAnsi="Times New Roman" w:cs="Times New Roman"/>
                <w:b/>
                <w:bCs/>
                <w:color w:val="000000"/>
                <w:sz w:val="24"/>
                <w:szCs w:val="24"/>
              </w:rPr>
              <w:t>Dummy Years</w:t>
            </w:r>
          </w:p>
        </w:tc>
      </w:tr>
      <w:tr w:rsidR="00B84E37" w:rsidRPr="00E0424F" w14:paraId="7344154A" w14:textId="77777777" w:rsidTr="00B84E37">
        <w:trPr>
          <w:trHeight w:val="148"/>
        </w:trPr>
        <w:tc>
          <w:tcPr>
            <w:tcW w:w="0" w:type="auto"/>
            <w:tcBorders>
              <w:top w:val="nil"/>
              <w:left w:val="nil"/>
              <w:bottom w:val="nil"/>
              <w:right w:val="nil"/>
            </w:tcBorders>
            <w:shd w:val="clear" w:color="auto" w:fill="auto"/>
            <w:noWrap/>
            <w:vAlign w:val="bottom"/>
            <w:hideMark/>
          </w:tcPr>
          <w:p w14:paraId="13666A86"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Australia</w:t>
            </w:r>
          </w:p>
        </w:tc>
        <w:tc>
          <w:tcPr>
            <w:tcW w:w="0" w:type="auto"/>
            <w:tcBorders>
              <w:top w:val="nil"/>
              <w:left w:val="nil"/>
              <w:bottom w:val="nil"/>
              <w:right w:val="nil"/>
            </w:tcBorders>
            <w:shd w:val="clear" w:color="auto" w:fill="auto"/>
            <w:noWrap/>
            <w:vAlign w:val="bottom"/>
            <w:hideMark/>
          </w:tcPr>
          <w:p w14:paraId="5B11413D"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1921 - 2011</w:t>
            </w:r>
          </w:p>
        </w:tc>
        <w:tc>
          <w:tcPr>
            <w:tcW w:w="0" w:type="auto"/>
            <w:tcBorders>
              <w:top w:val="nil"/>
              <w:left w:val="nil"/>
              <w:bottom w:val="nil"/>
              <w:right w:val="nil"/>
            </w:tcBorders>
            <w:shd w:val="clear" w:color="auto" w:fill="auto"/>
            <w:noWrap/>
            <w:vAlign w:val="bottom"/>
            <w:hideMark/>
          </w:tcPr>
          <w:p w14:paraId="4000A198"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Non</w:t>
            </w:r>
          </w:p>
        </w:tc>
      </w:tr>
      <w:tr w:rsidR="00B84E37" w:rsidRPr="00E0424F" w14:paraId="3B2CDDAA" w14:textId="77777777" w:rsidTr="00B84E37">
        <w:trPr>
          <w:trHeight w:val="300"/>
        </w:trPr>
        <w:tc>
          <w:tcPr>
            <w:tcW w:w="0" w:type="auto"/>
            <w:tcBorders>
              <w:top w:val="nil"/>
              <w:left w:val="nil"/>
              <w:bottom w:val="nil"/>
              <w:right w:val="nil"/>
            </w:tcBorders>
            <w:shd w:val="clear" w:color="auto" w:fill="auto"/>
            <w:noWrap/>
            <w:vAlign w:val="bottom"/>
            <w:hideMark/>
          </w:tcPr>
          <w:p w14:paraId="15F1A641"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Austria</w:t>
            </w:r>
          </w:p>
        </w:tc>
        <w:tc>
          <w:tcPr>
            <w:tcW w:w="0" w:type="auto"/>
            <w:tcBorders>
              <w:top w:val="nil"/>
              <w:left w:val="nil"/>
              <w:bottom w:val="nil"/>
              <w:right w:val="nil"/>
            </w:tcBorders>
            <w:shd w:val="clear" w:color="auto" w:fill="auto"/>
            <w:noWrap/>
            <w:vAlign w:val="bottom"/>
            <w:hideMark/>
          </w:tcPr>
          <w:p w14:paraId="7283D484"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1947 - 2014</w:t>
            </w:r>
          </w:p>
        </w:tc>
        <w:tc>
          <w:tcPr>
            <w:tcW w:w="0" w:type="auto"/>
            <w:tcBorders>
              <w:top w:val="nil"/>
              <w:left w:val="nil"/>
              <w:bottom w:val="nil"/>
              <w:right w:val="nil"/>
            </w:tcBorders>
            <w:shd w:val="clear" w:color="auto" w:fill="auto"/>
            <w:noWrap/>
            <w:vAlign w:val="bottom"/>
            <w:hideMark/>
          </w:tcPr>
          <w:p w14:paraId="467CC20A"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Non</w:t>
            </w:r>
          </w:p>
        </w:tc>
      </w:tr>
      <w:tr w:rsidR="00B84E37" w:rsidRPr="00E0424F" w14:paraId="02150DAC" w14:textId="77777777" w:rsidTr="00B84E37">
        <w:trPr>
          <w:trHeight w:val="300"/>
        </w:trPr>
        <w:tc>
          <w:tcPr>
            <w:tcW w:w="0" w:type="auto"/>
            <w:tcBorders>
              <w:top w:val="nil"/>
              <w:left w:val="nil"/>
              <w:bottom w:val="nil"/>
              <w:right w:val="nil"/>
            </w:tcBorders>
            <w:shd w:val="clear" w:color="auto" w:fill="auto"/>
            <w:noWrap/>
            <w:vAlign w:val="bottom"/>
            <w:hideMark/>
          </w:tcPr>
          <w:p w14:paraId="4340890A" w14:textId="77777777" w:rsidR="00B84E37" w:rsidRPr="00E0424F" w:rsidRDefault="00B84E37" w:rsidP="00B84E37">
            <w:pPr>
              <w:rPr>
                <w:rFonts w:ascii="Times New Roman" w:eastAsia="Times New Roman" w:hAnsi="Times New Roman" w:cs="Times New Roman"/>
                <w:sz w:val="24"/>
                <w:szCs w:val="24"/>
              </w:rPr>
            </w:pPr>
            <w:r w:rsidRPr="00E0424F">
              <w:rPr>
                <w:rFonts w:ascii="Times New Roman" w:eastAsia="Times New Roman" w:hAnsi="Times New Roman" w:cs="Times New Roman"/>
                <w:sz w:val="24"/>
                <w:szCs w:val="24"/>
              </w:rPr>
              <w:t>Belgium</w:t>
            </w:r>
          </w:p>
        </w:tc>
        <w:tc>
          <w:tcPr>
            <w:tcW w:w="0" w:type="auto"/>
            <w:tcBorders>
              <w:top w:val="nil"/>
              <w:left w:val="nil"/>
              <w:bottom w:val="nil"/>
              <w:right w:val="nil"/>
            </w:tcBorders>
            <w:shd w:val="clear" w:color="auto" w:fill="auto"/>
            <w:noWrap/>
            <w:vAlign w:val="bottom"/>
            <w:hideMark/>
          </w:tcPr>
          <w:p w14:paraId="1DD62D03" w14:textId="77777777" w:rsidR="00B84E37" w:rsidRPr="00E0424F" w:rsidRDefault="00B84E37" w:rsidP="00B84E37">
            <w:pPr>
              <w:rPr>
                <w:rFonts w:ascii="Times New Roman" w:eastAsia="Times New Roman" w:hAnsi="Times New Roman" w:cs="Times New Roman"/>
                <w:sz w:val="24"/>
                <w:szCs w:val="24"/>
              </w:rPr>
            </w:pPr>
            <w:r w:rsidRPr="00E0424F">
              <w:rPr>
                <w:rFonts w:ascii="Times New Roman" w:eastAsia="Times New Roman" w:hAnsi="Times New Roman" w:cs="Times New Roman"/>
                <w:sz w:val="24"/>
                <w:szCs w:val="24"/>
              </w:rPr>
              <w:t>1920 - 2013</w:t>
            </w:r>
          </w:p>
        </w:tc>
        <w:tc>
          <w:tcPr>
            <w:tcW w:w="0" w:type="auto"/>
            <w:tcBorders>
              <w:top w:val="nil"/>
              <w:left w:val="nil"/>
              <w:bottom w:val="nil"/>
              <w:right w:val="nil"/>
            </w:tcBorders>
            <w:shd w:val="clear" w:color="auto" w:fill="auto"/>
            <w:noWrap/>
            <w:vAlign w:val="bottom"/>
            <w:hideMark/>
          </w:tcPr>
          <w:p w14:paraId="3C89808A" w14:textId="77777777" w:rsidR="00B84E37" w:rsidRPr="00E0424F" w:rsidRDefault="00B84E37" w:rsidP="00B84E37">
            <w:pPr>
              <w:rPr>
                <w:rFonts w:ascii="Times New Roman" w:eastAsia="Times New Roman" w:hAnsi="Times New Roman" w:cs="Times New Roman"/>
                <w:sz w:val="24"/>
                <w:szCs w:val="24"/>
              </w:rPr>
            </w:pPr>
            <w:r w:rsidRPr="00E0424F">
              <w:rPr>
                <w:rFonts w:ascii="Times New Roman" w:eastAsia="Times New Roman" w:hAnsi="Times New Roman" w:cs="Times New Roman"/>
                <w:sz w:val="24"/>
                <w:szCs w:val="24"/>
              </w:rPr>
              <w:t>1940 - 1945</w:t>
            </w:r>
          </w:p>
        </w:tc>
      </w:tr>
      <w:tr w:rsidR="00B84E37" w:rsidRPr="00E0424F" w14:paraId="18876854" w14:textId="77777777" w:rsidTr="00B84E37">
        <w:trPr>
          <w:trHeight w:val="300"/>
        </w:trPr>
        <w:tc>
          <w:tcPr>
            <w:tcW w:w="0" w:type="auto"/>
            <w:tcBorders>
              <w:top w:val="nil"/>
              <w:left w:val="nil"/>
              <w:bottom w:val="nil"/>
              <w:right w:val="nil"/>
            </w:tcBorders>
            <w:shd w:val="clear" w:color="auto" w:fill="auto"/>
            <w:noWrap/>
            <w:vAlign w:val="bottom"/>
            <w:hideMark/>
          </w:tcPr>
          <w:p w14:paraId="7CBA234C"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Bulgaria</w:t>
            </w:r>
          </w:p>
        </w:tc>
        <w:tc>
          <w:tcPr>
            <w:tcW w:w="0" w:type="auto"/>
            <w:tcBorders>
              <w:top w:val="nil"/>
              <w:left w:val="nil"/>
              <w:bottom w:val="nil"/>
              <w:right w:val="nil"/>
            </w:tcBorders>
            <w:shd w:val="clear" w:color="auto" w:fill="auto"/>
            <w:noWrap/>
            <w:vAlign w:val="bottom"/>
            <w:hideMark/>
          </w:tcPr>
          <w:p w14:paraId="0BE91413"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1947 - 2010</w:t>
            </w:r>
          </w:p>
        </w:tc>
        <w:tc>
          <w:tcPr>
            <w:tcW w:w="0" w:type="auto"/>
            <w:tcBorders>
              <w:top w:val="nil"/>
              <w:left w:val="nil"/>
              <w:bottom w:val="nil"/>
              <w:right w:val="nil"/>
            </w:tcBorders>
            <w:shd w:val="clear" w:color="auto" w:fill="auto"/>
            <w:noWrap/>
            <w:vAlign w:val="bottom"/>
            <w:hideMark/>
          </w:tcPr>
          <w:p w14:paraId="07B3D1E1"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 xml:space="preserve">Non </w:t>
            </w:r>
          </w:p>
        </w:tc>
      </w:tr>
      <w:tr w:rsidR="00B84E37" w:rsidRPr="00E0424F" w14:paraId="76C654EE" w14:textId="77777777" w:rsidTr="00B84E37">
        <w:trPr>
          <w:trHeight w:val="300"/>
        </w:trPr>
        <w:tc>
          <w:tcPr>
            <w:tcW w:w="0" w:type="auto"/>
            <w:tcBorders>
              <w:top w:val="nil"/>
              <w:left w:val="nil"/>
              <w:bottom w:val="nil"/>
              <w:right w:val="nil"/>
            </w:tcBorders>
            <w:shd w:val="clear" w:color="auto" w:fill="auto"/>
            <w:noWrap/>
            <w:vAlign w:val="bottom"/>
            <w:hideMark/>
          </w:tcPr>
          <w:p w14:paraId="1DBA0BDA"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Belarus</w:t>
            </w:r>
          </w:p>
        </w:tc>
        <w:tc>
          <w:tcPr>
            <w:tcW w:w="0" w:type="auto"/>
            <w:tcBorders>
              <w:top w:val="nil"/>
              <w:left w:val="nil"/>
              <w:bottom w:val="nil"/>
              <w:right w:val="nil"/>
            </w:tcBorders>
            <w:shd w:val="clear" w:color="auto" w:fill="auto"/>
            <w:noWrap/>
            <w:vAlign w:val="bottom"/>
            <w:hideMark/>
          </w:tcPr>
          <w:p w14:paraId="0565598E"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1959 - 2014</w:t>
            </w:r>
          </w:p>
        </w:tc>
        <w:tc>
          <w:tcPr>
            <w:tcW w:w="0" w:type="auto"/>
            <w:tcBorders>
              <w:top w:val="nil"/>
              <w:left w:val="nil"/>
              <w:bottom w:val="nil"/>
              <w:right w:val="nil"/>
            </w:tcBorders>
            <w:shd w:val="clear" w:color="auto" w:fill="auto"/>
            <w:noWrap/>
            <w:vAlign w:val="bottom"/>
            <w:hideMark/>
          </w:tcPr>
          <w:p w14:paraId="1C294846"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1992 - 1995</w:t>
            </w:r>
          </w:p>
        </w:tc>
      </w:tr>
      <w:tr w:rsidR="00B84E37" w:rsidRPr="00E0424F" w14:paraId="46020F70" w14:textId="77777777" w:rsidTr="00B84E37">
        <w:trPr>
          <w:trHeight w:val="300"/>
        </w:trPr>
        <w:tc>
          <w:tcPr>
            <w:tcW w:w="0" w:type="auto"/>
            <w:tcBorders>
              <w:top w:val="nil"/>
              <w:left w:val="nil"/>
              <w:bottom w:val="nil"/>
              <w:right w:val="nil"/>
            </w:tcBorders>
            <w:shd w:val="clear" w:color="auto" w:fill="auto"/>
            <w:noWrap/>
            <w:vAlign w:val="bottom"/>
            <w:hideMark/>
          </w:tcPr>
          <w:p w14:paraId="31B534CF"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Canada</w:t>
            </w:r>
          </w:p>
        </w:tc>
        <w:tc>
          <w:tcPr>
            <w:tcW w:w="0" w:type="auto"/>
            <w:tcBorders>
              <w:top w:val="nil"/>
              <w:left w:val="nil"/>
              <w:bottom w:val="nil"/>
              <w:right w:val="nil"/>
            </w:tcBorders>
            <w:shd w:val="clear" w:color="auto" w:fill="auto"/>
            <w:noWrap/>
            <w:vAlign w:val="bottom"/>
            <w:hideMark/>
          </w:tcPr>
          <w:p w14:paraId="0FB7B6E7"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1921 - 2011</w:t>
            </w:r>
          </w:p>
        </w:tc>
        <w:tc>
          <w:tcPr>
            <w:tcW w:w="0" w:type="auto"/>
            <w:tcBorders>
              <w:top w:val="nil"/>
              <w:left w:val="nil"/>
              <w:bottom w:val="nil"/>
              <w:right w:val="nil"/>
            </w:tcBorders>
            <w:shd w:val="clear" w:color="auto" w:fill="auto"/>
            <w:noWrap/>
            <w:vAlign w:val="bottom"/>
            <w:hideMark/>
          </w:tcPr>
          <w:p w14:paraId="15F07D42"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 xml:space="preserve">Non </w:t>
            </w:r>
          </w:p>
        </w:tc>
      </w:tr>
      <w:tr w:rsidR="00B84E37" w:rsidRPr="00E0424F" w14:paraId="6C4D9B33" w14:textId="77777777" w:rsidTr="00B84E37">
        <w:trPr>
          <w:trHeight w:val="300"/>
        </w:trPr>
        <w:tc>
          <w:tcPr>
            <w:tcW w:w="0" w:type="auto"/>
            <w:tcBorders>
              <w:top w:val="nil"/>
              <w:left w:val="nil"/>
              <w:bottom w:val="nil"/>
              <w:right w:val="nil"/>
            </w:tcBorders>
            <w:shd w:val="clear" w:color="auto" w:fill="auto"/>
            <w:vAlign w:val="bottom"/>
            <w:hideMark/>
          </w:tcPr>
          <w:p w14:paraId="581719F2"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Czech Republic</w:t>
            </w:r>
          </w:p>
        </w:tc>
        <w:tc>
          <w:tcPr>
            <w:tcW w:w="0" w:type="auto"/>
            <w:tcBorders>
              <w:top w:val="nil"/>
              <w:left w:val="nil"/>
              <w:bottom w:val="nil"/>
              <w:right w:val="nil"/>
            </w:tcBorders>
            <w:shd w:val="clear" w:color="auto" w:fill="auto"/>
            <w:noWrap/>
            <w:vAlign w:val="bottom"/>
            <w:hideMark/>
          </w:tcPr>
          <w:p w14:paraId="094B4617"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1950 - 2014</w:t>
            </w:r>
          </w:p>
        </w:tc>
        <w:tc>
          <w:tcPr>
            <w:tcW w:w="0" w:type="auto"/>
            <w:tcBorders>
              <w:top w:val="nil"/>
              <w:left w:val="nil"/>
              <w:bottom w:val="nil"/>
              <w:right w:val="nil"/>
            </w:tcBorders>
            <w:shd w:val="clear" w:color="auto" w:fill="auto"/>
            <w:noWrap/>
            <w:vAlign w:val="bottom"/>
            <w:hideMark/>
          </w:tcPr>
          <w:p w14:paraId="27CC866C"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Non</w:t>
            </w:r>
          </w:p>
        </w:tc>
      </w:tr>
      <w:tr w:rsidR="00B84E37" w:rsidRPr="00E0424F" w14:paraId="3F2628AC" w14:textId="77777777" w:rsidTr="00B84E37">
        <w:trPr>
          <w:trHeight w:val="300"/>
        </w:trPr>
        <w:tc>
          <w:tcPr>
            <w:tcW w:w="0" w:type="auto"/>
            <w:tcBorders>
              <w:top w:val="nil"/>
              <w:left w:val="nil"/>
              <w:bottom w:val="nil"/>
              <w:right w:val="nil"/>
            </w:tcBorders>
            <w:shd w:val="clear" w:color="auto" w:fill="auto"/>
            <w:noWrap/>
            <w:vAlign w:val="bottom"/>
            <w:hideMark/>
          </w:tcPr>
          <w:p w14:paraId="7847D5AE"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Denmark</w:t>
            </w:r>
          </w:p>
        </w:tc>
        <w:tc>
          <w:tcPr>
            <w:tcW w:w="0" w:type="auto"/>
            <w:tcBorders>
              <w:top w:val="nil"/>
              <w:left w:val="nil"/>
              <w:bottom w:val="nil"/>
              <w:right w:val="nil"/>
            </w:tcBorders>
            <w:shd w:val="clear" w:color="auto" w:fill="auto"/>
            <w:noWrap/>
            <w:vAlign w:val="bottom"/>
            <w:hideMark/>
          </w:tcPr>
          <w:p w14:paraId="76DD729D"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1900 - 2014</w:t>
            </w:r>
          </w:p>
        </w:tc>
        <w:tc>
          <w:tcPr>
            <w:tcW w:w="0" w:type="auto"/>
            <w:tcBorders>
              <w:top w:val="nil"/>
              <w:left w:val="nil"/>
              <w:bottom w:val="nil"/>
              <w:right w:val="nil"/>
            </w:tcBorders>
            <w:shd w:val="clear" w:color="auto" w:fill="auto"/>
            <w:noWrap/>
            <w:vAlign w:val="bottom"/>
            <w:hideMark/>
          </w:tcPr>
          <w:p w14:paraId="2882DB5C"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1918 and 1940 - 1945</w:t>
            </w:r>
          </w:p>
        </w:tc>
      </w:tr>
      <w:tr w:rsidR="00B84E37" w:rsidRPr="00E0424F" w14:paraId="6E309D2A" w14:textId="77777777" w:rsidTr="00B84E37">
        <w:trPr>
          <w:trHeight w:val="300"/>
        </w:trPr>
        <w:tc>
          <w:tcPr>
            <w:tcW w:w="0" w:type="auto"/>
            <w:tcBorders>
              <w:top w:val="nil"/>
              <w:left w:val="nil"/>
              <w:bottom w:val="nil"/>
              <w:right w:val="nil"/>
            </w:tcBorders>
            <w:shd w:val="clear" w:color="auto" w:fill="auto"/>
            <w:noWrap/>
            <w:vAlign w:val="bottom"/>
            <w:hideMark/>
          </w:tcPr>
          <w:p w14:paraId="35F31691"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Estonia</w:t>
            </w:r>
          </w:p>
        </w:tc>
        <w:tc>
          <w:tcPr>
            <w:tcW w:w="0" w:type="auto"/>
            <w:tcBorders>
              <w:top w:val="nil"/>
              <w:left w:val="nil"/>
              <w:bottom w:val="nil"/>
              <w:right w:val="nil"/>
            </w:tcBorders>
            <w:shd w:val="clear" w:color="auto" w:fill="auto"/>
            <w:noWrap/>
            <w:vAlign w:val="bottom"/>
            <w:hideMark/>
          </w:tcPr>
          <w:p w14:paraId="49B58879"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1959 - 2014</w:t>
            </w:r>
          </w:p>
        </w:tc>
        <w:tc>
          <w:tcPr>
            <w:tcW w:w="0" w:type="auto"/>
            <w:tcBorders>
              <w:top w:val="nil"/>
              <w:left w:val="nil"/>
              <w:bottom w:val="nil"/>
              <w:right w:val="nil"/>
            </w:tcBorders>
            <w:shd w:val="clear" w:color="auto" w:fill="auto"/>
            <w:noWrap/>
            <w:vAlign w:val="bottom"/>
            <w:hideMark/>
          </w:tcPr>
          <w:p w14:paraId="544174F4"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1992 - 1995</w:t>
            </w:r>
          </w:p>
        </w:tc>
      </w:tr>
      <w:tr w:rsidR="00B84E37" w:rsidRPr="00E0424F" w14:paraId="23DDD639" w14:textId="77777777" w:rsidTr="00B84E37">
        <w:trPr>
          <w:trHeight w:val="300"/>
        </w:trPr>
        <w:tc>
          <w:tcPr>
            <w:tcW w:w="0" w:type="auto"/>
            <w:tcBorders>
              <w:top w:val="nil"/>
              <w:left w:val="nil"/>
              <w:bottom w:val="nil"/>
              <w:right w:val="nil"/>
            </w:tcBorders>
            <w:shd w:val="clear" w:color="auto" w:fill="auto"/>
            <w:noWrap/>
            <w:vAlign w:val="bottom"/>
            <w:hideMark/>
          </w:tcPr>
          <w:p w14:paraId="5A0A3D02"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Finland</w:t>
            </w:r>
          </w:p>
        </w:tc>
        <w:tc>
          <w:tcPr>
            <w:tcW w:w="0" w:type="auto"/>
            <w:tcBorders>
              <w:top w:val="nil"/>
              <w:left w:val="nil"/>
              <w:bottom w:val="nil"/>
              <w:right w:val="nil"/>
            </w:tcBorders>
            <w:shd w:val="clear" w:color="auto" w:fill="auto"/>
            <w:noWrap/>
            <w:vAlign w:val="bottom"/>
            <w:hideMark/>
          </w:tcPr>
          <w:p w14:paraId="55D34D2B"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1900 - 2012</w:t>
            </w:r>
          </w:p>
        </w:tc>
        <w:tc>
          <w:tcPr>
            <w:tcW w:w="0" w:type="auto"/>
            <w:tcBorders>
              <w:top w:val="nil"/>
              <w:left w:val="nil"/>
              <w:bottom w:val="nil"/>
              <w:right w:val="nil"/>
            </w:tcBorders>
            <w:shd w:val="clear" w:color="auto" w:fill="auto"/>
            <w:noWrap/>
            <w:vAlign w:val="bottom"/>
            <w:hideMark/>
          </w:tcPr>
          <w:p w14:paraId="2644437D"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1918 and 1940 - 1945</w:t>
            </w:r>
          </w:p>
        </w:tc>
      </w:tr>
      <w:tr w:rsidR="00B84E37" w:rsidRPr="00E0424F" w14:paraId="3DD89877" w14:textId="77777777" w:rsidTr="00B84E37">
        <w:trPr>
          <w:trHeight w:val="300"/>
        </w:trPr>
        <w:tc>
          <w:tcPr>
            <w:tcW w:w="0" w:type="auto"/>
            <w:tcBorders>
              <w:top w:val="nil"/>
              <w:left w:val="nil"/>
              <w:bottom w:val="nil"/>
              <w:right w:val="nil"/>
            </w:tcBorders>
            <w:shd w:val="clear" w:color="auto" w:fill="auto"/>
            <w:noWrap/>
            <w:vAlign w:val="bottom"/>
            <w:hideMark/>
          </w:tcPr>
          <w:p w14:paraId="10700AF2"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France</w:t>
            </w:r>
          </w:p>
        </w:tc>
        <w:tc>
          <w:tcPr>
            <w:tcW w:w="0" w:type="auto"/>
            <w:tcBorders>
              <w:top w:val="nil"/>
              <w:left w:val="nil"/>
              <w:bottom w:val="nil"/>
              <w:right w:val="nil"/>
            </w:tcBorders>
            <w:shd w:val="clear" w:color="auto" w:fill="auto"/>
            <w:noWrap/>
            <w:vAlign w:val="bottom"/>
            <w:hideMark/>
          </w:tcPr>
          <w:p w14:paraId="3560AF45"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1900 - 2014</w:t>
            </w:r>
          </w:p>
        </w:tc>
        <w:tc>
          <w:tcPr>
            <w:tcW w:w="0" w:type="auto"/>
            <w:tcBorders>
              <w:top w:val="nil"/>
              <w:left w:val="nil"/>
              <w:bottom w:val="nil"/>
              <w:right w:val="nil"/>
            </w:tcBorders>
            <w:shd w:val="clear" w:color="auto" w:fill="auto"/>
            <w:noWrap/>
            <w:vAlign w:val="bottom"/>
            <w:hideMark/>
          </w:tcPr>
          <w:p w14:paraId="5930BD3C"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1914 - 1919 and 1940 -1945</w:t>
            </w:r>
          </w:p>
        </w:tc>
      </w:tr>
      <w:tr w:rsidR="00B84E37" w:rsidRPr="00E0424F" w14:paraId="2382701D" w14:textId="77777777" w:rsidTr="00B84E37">
        <w:trPr>
          <w:trHeight w:val="300"/>
        </w:trPr>
        <w:tc>
          <w:tcPr>
            <w:tcW w:w="0" w:type="auto"/>
            <w:tcBorders>
              <w:top w:val="nil"/>
              <w:left w:val="nil"/>
              <w:bottom w:val="nil"/>
              <w:right w:val="nil"/>
            </w:tcBorders>
            <w:shd w:val="clear" w:color="auto" w:fill="auto"/>
            <w:noWrap/>
            <w:vAlign w:val="bottom"/>
            <w:hideMark/>
          </w:tcPr>
          <w:p w14:paraId="395DD5C3"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Germany</w:t>
            </w:r>
          </w:p>
        </w:tc>
        <w:tc>
          <w:tcPr>
            <w:tcW w:w="0" w:type="auto"/>
            <w:tcBorders>
              <w:top w:val="nil"/>
              <w:left w:val="nil"/>
              <w:bottom w:val="nil"/>
              <w:right w:val="nil"/>
            </w:tcBorders>
            <w:shd w:val="clear" w:color="auto" w:fill="auto"/>
            <w:noWrap/>
            <w:vAlign w:val="bottom"/>
            <w:hideMark/>
          </w:tcPr>
          <w:p w14:paraId="5FDE6D15"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1990 - 2013</w:t>
            </w:r>
          </w:p>
        </w:tc>
        <w:tc>
          <w:tcPr>
            <w:tcW w:w="0" w:type="auto"/>
            <w:tcBorders>
              <w:top w:val="nil"/>
              <w:left w:val="nil"/>
              <w:bottom w:val="nil"/>
              <w:right w:val="nil"/>
            </w:tcBorders>
            <w:shd w:val="clear" w:color="auto" w:fill="auto"/>
            <w:noWrap/>
            <w:vAlign w:val="bottom"/>
            <w:hideMark/>
          </w:tcPr>
          <w:p w14:paraId="730BB743"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Non</w:t>
            </w:r>
          </w:p>
        </w:tc>
      </w:tr>
      <w:tr w:rsidR="00B84E37" w:rsidRPr="00E0424F" w14:paraId="3C19F6D9" w14:textId="77777777" w:rsidTr="00B84E37">
        <w:trPr>
          <w:trHeight w:val="300"/>
        </w:trPr>
        <w:tc>
          <w:tcPr>
            <w:tcW w:w="0" w:type="auto"/>
            <w:tcBorders>
              <w:top w:val="nil"/>
              <w:left w:val="nil"/>
              <w:bottom w:val="nil"/>
              <w:right w:val="nil"/>
            </w:tcBorders>
            <w:shd w:val="clear" w:color="auto" w:fill="auto"/>
            <w:noWrap/>
            <w:vAlign w:val="bottom"/>
            <w:hideMark/>
          </w:tcPr>
          <w:p w14:paraId="5E13DC3B"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Greece</w:t>
            </w:r>
          </w:p>
        </w:tc>
        <w:tc>
          <w:tcPr>
            <w:tcW w:w="0" w:type="auto"/>
            <w:tcBorders>
              <w:top w:val="nil"/>
              <w:left w:val="nil"/>
              <w:bottom w:val="nil"/>
              <w:right w:val="nil"/>
            </w:tcBorders>
            <w:shd w:val="clear" w:color="auto" w:fill="auto"/>
            <w:noWrap/>
            <w:vAlign w:val="bottom"/>
            <w:hideMark/>
          </w:tcPr>
          <w:p w14:paraId="3AF49927"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1981 - 2013</w:t>
            </w:r>
          </w:p>
        </w:tc>
        <w:tc>
          <w:tcPr>
            <w:tcW w:w="0" w:type="auto"/>
            <w:tcBorders>
              <w:top w:val="nil"/>
              <w:left w:val="nil"/>
              <w:bottom w:val="nil"/>
              <w:right w:val="nil"/>
            </w:tcBorders>
            <w:shd w:val="clear" w:color="auto" w:fill="auto"/>
            <w:noWrap/>
            <w:vAlign w:val="bottom"/>
            <w:hideMark/>
          </w:tcPr>
          <w:p w14:paraId="54A43F37"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Non</w:t>
            </w:r>
          </w:p>
        </w:tc>
      </w:tr>
      <w:tr w:rsidR="00B84E37" w:rsidRPr="00E0424F" w14:paraId="3967FB96" w14:textId="77777777" w:rsidTr="00B84E37">
        <w:trPr>
          <w:trHeight w:val="300"/>
        </w:trPr>
        <w:tc>
          <w:tcPr>
            <w:tcW w:w="0" w:type="auto"/>
            <w:tcBorders>
              <w:top w:val="nil"/>
              <w:left w:val="nil"/>
              <w:bottom w:val="nil"/>
              <w:right w:val="nil"/>
            </w:tcBorders>
            <w:shd w:val="clear" w:color="auto" w:fill="auto"/>
            <w:noWrap/>
            <w:vAlign w:val="bottom"/>
            <w:hideMark/>
          </w:tcPr>
          <w:p w14:paraId="4B1FC2D1"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Hungary</w:t>
            </w:r>
          </w:p>
        </w:tc>
        <w:tc>
          <w:tcPr>
            <w:tcW w:w="0" w:type="auto"/>
            <w:tcBorders>
              <w:top w:val="nil"/>
              <w:left w:val="nil"/>
              <w:bottom w:val="nil"/>
              <w:right w:val="nil"/>
            </w:tcBorders>
            <w:shd w:val="clear" w:color="auto" w:fill="auto"/>
            <w:noWrap/>
            <w:vAlign w:val="bottom"/>
            <w:hideMark/>
          </w:tcPr>
          <w:p w14:paraId="1C81998E"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1950 - 2014</w:t>
            </w:r>
          </w:p>
        </w:tc>
        <w:tc>
          <w:tcPr>
            <w:tcW w:w="0" w:type="auto"/>
            <w:tcBorders>
              <w:top w:val="nil"/>
              <w:left w:val="nil"/>
              <w:bottom w:val="nil"/>
              <w:right w:val="nil"/>
            </w:tcBorders>
            <w:shd w:val="clear" w:color="auto" w:fill="auto"/>
            <w:noWrap/>
            <w:vAlign w:val="bottom"/>
            <w:hideMark/>
          </w:tcPr>
          <w:p w14:paraId="32EC96F5"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1992 - 1995</w:t>
            </w:r>
          </w:p>
        </w:tc>
      </w:tr>
      <w:tr w:rsidR="00B84E37" w:rsidRPr="00E0424F" w14:paraId="3BC91F36" w14:textId="77777777" w:rsidTr="00B84E37">
        <w:trPr>
          <w:trHeight w:val="300"/>
        </w:trPr>
        <w:tc>
          <w:tcPr>
            <w:tcW w:w="0" w:type="auto"/>
            <w:tcBorders>
              <w:top w:val="nil"/>
              <w:left w:val="nil"/>
              <w:bottom w:val="nil"/>
              <w:right w:val="nil"/>
            </w:tcBorders>
            <w:shd w:val="clear" w:color="auto" w:fill="auto"/>
            <w:noWrap/>
            <w:vAlign w:val="bottom"/>
            <w:hideMark/>
          </w:tcPr>
          <w:p w14:paraId="652B8760"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Iceland</w:t>
            </w:r>
          </w:p>
        </w:tc>
        <w:tc>
          <w:tcPr>
            <w:tcW w:w="0" w:type="auto"/>
            <w:tcBorders>
              <w:top w:val="nil"/>
              <w:left w:val="nil"/>
              <w:bottom w:val="nil"/>
              <w:right w:val="nil"/>
            </w:tcBorders>
            <w:shd w:val="clear" w:color="auto" w:fill="auto"/>
            <w:noWrap/>
            <w:vAlign w:val="bottom"/>
            <w:hideMark/>
          </w:tcPr>
          <w:p w14:paraId="51F55E91"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1900 - 2013</w:t>
            </w:r>
          </w:p>
        </w:tc>
        <w:tc>
          <w:tcPr>
            <w:tcW w:w="0" w:type="auto"/>
            <w:tcBorders>
              <w:top w:val="nil"/>
              <w:left w:val="nil"/>
              <w:bottom w:val="nil"/>
              <w:right w:val="nil"/>
            </w:tcBorders>
            <w:shd w:val="clear" w:color="auto" w:fill="auto"/>
            <w:noWrap/>
            <w:vAlign w:val="bottom"/>
            <w:hideMark/>
          </w:tcPr>
          <w:p w14:paraId="4D39C1B5"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Non</w:t>
            </w:r>
          </w:p>
        </w:tc>
      </w:tr>
      <w:tr w:rsidR="00B84E37" w:rsidRPr="00E0424F" w14:paraId="30D7A83A" w14:textId="77777777" w:rsidTr="00B84E37">
        <w:trPr>
          <w:trHeight w:val="300"/>
        </w:trPr>
        <w:tc>
          <w:tcPr>
            <w:tcW w:w="0" w:type="auto"/>
            <w:tcBorders>
              <w:top w:val="nil"/>
              <w:left w:val="nil"/>
              <w:bottom w:val="nil"/>
              <w:right w:val="nil"/>
            </w:tcBorders>
            <w:shd w:val="clear" w:color="auto" w:fill="auto"/>
            <w:noWrap/>
            <w:vAlign w:val="bottom"/>
            <w:hideMark/>
          </w:tcPr>
          <w:p w14:paraId="2DBF2805"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Ireland</w:t>
            </w:r>
          </w:p>
        </w:tc>
        <w:tc>
          <w:tcPr>
            <w:tcW w:w="0" w:type="auto"/>
            <w:tcBorders>
              <w:top w:val="nil"/>
              <w:left w:val="nil"/>
              <w:bottom w:val="nil"/>
              <w:right w:val="nil"/>
            </w:tcBorders>
            <w:shd w:val="clear" w:color="auto" w:fill="auto"/>
            <w:noWrap/>
            <w:vAlign w:val="bottom"/>
            <w:hideMark/>
          </w:tcPr>
          <w:p w14:paraId="196F13A6"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1950 - 2014</w:t>
            </w:r>
          </w:p>
        </w:tc>
        <w:tc>
          <w:tcPr>
            <w:tcW w:w="0" w:type="auto"/>
            <w:tcBorders>
              <w:top w:val="nil"/>
              <w:left w:val="nil"/>
              <w:bottom w:val="nil"/>
              <w:right w:val="nil"/>
            </w:tcBorders>
            <w:shd w:val="clear" w:color="auto" w:fill="auto"/>
            <w:noWrap/>
            <w:vAlign w:val="bottom"/>
            <w:hideMark/>
          </w:tcPr>
          <w:p w14:paraId="555173E3"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Non</w:t>
            </w:r>
          </w:p>
        </w:tc>
      </w:tr>
      <w:tr w:rsidR="00B84E37" w:rsidRPr="00E0424F" w14:paraId="672574C4" w14:textId="77777777" w:rsidTr="00B84E37">
        <w:trPr>
          <w:trHeight w:val="300"/>
        </w:trPr>
        <w:tc>
          <w:tcPr>
            <w:tcW w:w="0" w:type="auto"/>
            <w:tcBorders>
              <w:top w:val="nil"/>
              <w:left w:val="nil"/>
              <w:bottom w:val="nil"/>
              <w:right w:val="nil"/>
            </w:tcBorders>
            <w:shd w:val="clear" w:color="auto" w:fill="auto"/>
            <w:noWrap/>
            <w:vAlign w:val="bottom"/>
            <w:hideMark/>
          </w:tcPr>
          <w:p w14:paraId="5C5D8DF6"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Israel</w:t>
            </w:r>
          </w:p>
        </w:tc>
        <w:tc>
          <w:tcPr>
            <w:tcW w:w="0" w:type="auto"/>
            <w:tcBorders>
              <w:top w:val="nil"/>
              <w:left w:val="nil"/>
              <w:bottom w:val="nil"/>
              <w:right w:val="nil"/>
            </w:tcBorders>
            <w:shd w:val="clear" w:color="auto" w:fill="auto"/>
            <w:noWrap/>
            <w:vAlign w:val="bottom"/>
            <w:hideMark/>
          </w:tcPr>
          <w:p w14:paraId="0C1C0EDB"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1983 - 2014</w:t>
            </w:r>
          </w:p>
        </w:tc>
        <w:tc>
          <w:tcPr>
            <w:tcW w:w="0" w:type="auto"/>
            <w:tcBorders>
              <w:top w:val="nil"/>
              <w:left w:val="nil"/>
              <w:bottom w:val="nil"/>
              <w:right w:val="nil"/>
            </w:tcBorders>
            <w:shd w:val="clear" w:color="auto" w:fill="auto"/>
            <w:noWrap/>
            <w:vAlign w:val="bottom"/>
            <w:hideMark/>
          </w:tcPr>
          <w:p w14:paraId="2B729E08"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Non</w:t>
            </w:r>
          </w:p>
        </w:tc>
      </w:tr>
      <w:tr w:rsidR="00B84E37" w:rsidRPr="00E0424F" w14:paraId="39688CAC" w14:textId="77777777" w:rsidTr="00B84E37">
        <w:trPr>
          <w:trHeight w:val="300"/>
        </w:trPr>
        <w:tc>
          <w:tcPr>
            <w:tcW w:w="0" w:type="auto"/>
            <w:tcBorders>
              <w:top w:val="nil"/>
              <w:left w:val="nil"/>
              <w:bottom w:val="nil"/>
              <w:right w:val="nil"/>
            </w:tcBorders>
            <w:shd w:val="clear" w:color="auto" w:fill="auto"/>
            <w:noWrap/>
            <w:vAlign w:val="bottom"/>
            <w:hideMark/>
          </w:tcPr>
          <w:p w14:paraId="22FD7792"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Italy</w:t>
            </w:r>
          </w:p>
        </w:tc>
        <w:tc>
          <w:tcPr>
            <w:tcW w:w="0" w:type="auto"/>
            <w:tcBorders>
              <w:top w:val="nil"/>
              <w:left w:val="nil"/>
              <w:bottom w:val="nil"/>
              <w:right w:val="nil"/>
            </w:tcBorders>
            <w:shd w:val="clear" w:color="auto" w:fill="auto"/>
            <w:noWrap/>
            <w:vAlign w:val="bottom"/>
            <w:hideMark/>
          </w:tcPr>
          <w:p w14:paraId="70E0D2E2"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1900 - 2012</w:t>
            </w:r>
          </w:p>
        </w:tc>
        <w:tc>
          <w:tcPr>
            <w:tcW w:w="0" w:type="auto"/>
            <w:tcBorders>
              <w:top w:val="nil"/>
              <w:left w:val="nil"/>
              <w:bottom w:val="nil"/>
              <w:right w:val="nil"/>
            </w:tcBorders>
            <w:shd w:val="clear" w:color="auto" w:fill="auto"/>
            <w:noWrap/>
            <w:vAlign w:val="bottom"/>
            <w:hideMark/>
          </w:tcPr>
          <w:p w14:paraId="7C0726CD"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1914 - 1919 and 1940 - 1945</w:t>
            </w:r>
          </w:p>
        </w:tc>
      </w:tr>
      <w:tr w:rsidR="00B84E37" w:rsidRPr="00E0424F" w14:paraId="068F3A67" w14:textId="77777777" w:rsidTr="00B84E37">
        <w:trPr>
          <w:trHeight w:val="300"/>
        </w:trPr>
        <w:tc>
          <w:tcPr>
            <w:tcW w:w="0" w:type="auto"/>
            <w:tcBorders>
              <w:top w:val="nil"/>
              <w:left w:val="nil"/>
              <w:bottom w:val="nil"/>
              <w:right w:val="nil"/>
            </w:tcBorders>
            <w:shd w:val="clear" w:color="auto" w:fill="auto"/>
            <w:noWrap/>
            <w:vAlign w:val="bottom"/>
            <w:hideMark/>
          </w:tcPr>
          <w:p w14:paraId="7AE9623F"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 xml:space="preserve">East Germany </w:t>
            </w:r>
          </w:p>
        </w:tc>
        <w:tc>
          <w:tcPr>
            <w:tcW w:w="0" w:type="auto"/>
            <w:tcBorders>
              <w:top w:val="nil"/>
              <w:left w:val="nil"/>
              <w:bottom w:val="nil"/>
              <w:right w:val="nil"/>
            </w:tcBorders>
            <w:shd w:val="clear" w:color="auto" w:fill="auto"/>
            <w:noWrap/>
            <w:vAlign w:val="bottom"/>
            <w:hideMark/>
          </w:tcPr>
          <w:p w14:paraId="666AFAD4"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1956 - 2013</w:t>
            </w:r>
          </w:p>
        </w:tc>
        <w:tc>
          <w:tcPr>
            <w:tcW w:w="0" w:type="auto"/>
            <w:tcBorders>
              <w:top w:val="nil"/>
              <w:left w:val="nil"/>
              <w:bottom w:val="nil"/>
              <w:right w:val="nil"/>
            </w:tcBorders>
            <w:shd w:val="clear" w:color="auto" w:fill="auto"/>
            <w:noWrap/>
            <w:vAlign w:val="bottom"/>
            <w:hideMark/>
          </w:tcPr>
          <w:p w14:paraId="31257F3E"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1992 - 1995</w:t>
            </w:r>
          </w:p>
        </w:tc>
      </w:tr>
      <w:tr w:rsidR="00B84E37" w:rsidRPr="00E0424F" w14:paraId="787271C9" w14:textId="77777777" w:rsidTr="00B84E37">
        <w:trPr>
          <w:trHeight w:val="300"/>
        </w:trPr>
        <w:tc>
          <w:tcPr>
            <w:tcW w:w="0" w:type="auto"/>
            <w:tcBorders>
              <w:top w:val="nil"/>
              <w:left w:val="nil"/>
              <w:bottom w:val="nil"/>
              <w:right w:val="nil"/>
            </w:tcBorders>
            <w:shd w:val="clear" w:color="auto" w:fill="auto"/>
            <w:noWrap/>
            <w:vAlign w:val="bottom"/>
            <w:hideMark/>
          </w:tcPr>
          <w:p w14:paraId="3FC042D5"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 xml:space="preserve">West Germany </w:t>
            </w:r>
          </w:p>
        </w:tc>
        <w:tc>
          <w:tcPr>
            <w:tcW w:w="0" w:type="auto"/>
            <w:tcBorders>
              <w:top w:val="nil"/>
              <w:left w:val="nil"/>
              <w:bottom w:val="nil"/>
              <w:right w:val="nil"/>
            </w:tcBorders>
            <w:shd w:val="clear" w:color="auto" w:fill="auto"/>
            <w:noWrap/>
            <w:vAlign w:val="bottom"/>
            <w:hideMark/>
          </w:tcPr>
          <w:p w14:paraId="4DD0AECF"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1956 - 2013</w:t>
            </w:r>
          </w:p>
        </w:tc>
        <w:tc>
          <w:tcPr>
            <w:tcW w:w="0" w:type="auto"/>
            <w:tcBorders>
              <w:top w:val="nil"/>
              <w:left w:val="nil"/>
              <w:bottom w:val="nil"/>
              <w:right w:val="nil"/>
            </w:tcBorders>
            <w:shd w:val="clear" w:color="auto" w:fill="auto"/>
            <w:noWrap/>
            <w:vAlign w:val="bottom"/>
            <w:hideMark/>
          </w:tcPr>
          <w:p w14:paraId="59CF1556"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Non</w:t>
            </w:r>
          </w:p>
        </w:tc>
      </w:tr>
      <w:tr w:rsidR="00B84E37" w:rsidRPr="00E0424F" w14:paraId="7C313CC7" w14:textId="77777777" w:rsidTr="00B84E37">
        <w:trPr>
          <w:trHeight w:val="300"/>
        </w:trPr>
        <w:tc>
          <w:tcPr>
            <w:tcW w:w="0" w:type="auto"/>
            <w:tcBorders>
              <w:top w:val="nil"/>
              <w:left w:val="nil"/>
              <w:bottom w:val="nil"/>
              <w:right w:val="nil"/>
            </w:tcBorders>
            <w:shd w:val="clear" w:color="auto" w:fill="auto"/>
            <w:noWrap/>
            <w:vAlign w:val="bottom"/>
            <w:hideMark/>
          </w:tcPr>
          <w:p w14:paraId="59841B49"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Japan</w:t>
            </w:r>
          </w:p>
        </w:tc>
        <w:tc>
          <w:tcPr>
            <w:tcW w:w="0" w:type="auto"/>
            <w:tcBorders>
              <w:top w:val="nil"/>
              <w:left w:val="nil"/>
              <w:bottom w:val="nil"/>
              <w:right w:val="nil"/>
            </w:tcBorders>
            <w:shd w:val="clear" w:color="auto" w:fill="auto"/>
            <w:noWrap/>
            <w:vAlign w:val="bottom"/>
            <w:hideMark/>
          </w:tcPr>
          <w:p w14:paraId="3C17B5AF"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1947 - 2012</w:t>
            </w:r>
          </w:p>
        </w:tc>
        <w:tc>
          <w:tcPr>
            <w:tcW w:w="0" w:type="auto"/>
            <w:tcBorders>
              <w:top w:val="nil"/>
              <w:left w:val="nil"/>
              <w:bottom w:val="nil"/>
              <w:right w:val="nil"/>
            </w:tcBorders>
            <w:shd w:val="clear" w:color="auto" w:fill="auto"/>
            <w:noWrap/>
            <w:vAlign w:val="bottom"/>
            <w:hideMark/>
          </w:tcPr>
          <w:p w14:paraId="74A1BF35"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Non</w:t>
            </w:r>
          </w:p>
        </w:tc>
      </w:tr>
      <w:tr w:rsidR="00B84E37" w:rsidRPr="00E0424F" w14:paraId="61BE36DB" w14:textId="77777777" w:rsidTr="00B84E37">
        <w:trPr>
          <w:trHeight w:val="300"/>
        </w:trPr>
        <w:tc>
          <w:tcPr>
            <w:tcW w:w="0" w:type="auto"/>
            <w:tcBorders>
              <w:top w:val="nil"/>
              <w:left w:val="nil"/>
              <w:bottom w:val="nil"/>
              <w:right w:val="nil"/>
            </w:tcBorders>
            <w:shd w:val="clear" w:color="auto" w:fill="auto"/>
            <w:noWrap/>
            <w:vAlign w:val="bottom"/>
            <w:hideMark/>
          </w:tcPr>
          <w:p w14:paraId="07F5871F"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Latvia</w:t>
            </w:r>
          </w:p>
        </w:tc>
        <w:tc>
          <w:tcPr>
            <w:tcW w:w="0" w:type="auto"/>
            <w:tcBorders>
              <w:top w:val="nil"/>
              <w:left w:val="nil"/>
              <w:bottom w:val="nil"/>
              <w:right w:val="nil"/>
            </w:tcBorders>
            <w:shd w:val="clear" w:color="auto" w:fill="auto"/>
            <w:noWrap/>
            <w:vAlign w:val="bottom"/>
            <w:hideMark/>
          </w:tcPr>
          <w:p w14:paraId="714D683B"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1959 - 2013</w:t>
            </w:r>
          </w:p>
        </w:tc>
        <w:tc>
          <w:tcPr>
            <w:tcW w:w="0" w:type="auto"/>
            <w:tcBorders>
              <w:top w:val="nil"/>
              <w:left w:val="nil"/>
              <w:bottom w:val="nil"/>
              <w:right w:val="nil"/>
            </w:tcBorders>
            <w:shd w:val="clear" w:color="auto" w:fill="auto"/>
            <w:noWrap/>
            <w:vAlign w:val="bottom"/>
            <w:hideMark/>
          </w:tcPr>
          <w:p w14:paraId="41A49393"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1992 - 1995</w:t>
            </w:r>
          </w:p>
        </w:tc>
      </w:tr>
      <w:tr w:rsidR="00B84E37" w:rsidRPr="00E0424F" w14:paraId="70BB0DB5" w14:textId="77777777" w:rsidTr="00B84E37">
        <w:trPr>
          <w:trHeight w:val="300"/>
        </w:trPr>
        <w:tc>
          <w:tcPr>
            <w:tcW w:w="0" w:type="auto"/>
            <w:tcBorders>
              <w:top w:val="nil"/>
              <w:left w:val="nil"/>
              <w:bottom w:val="nil"/>
              <w:right w:val="nil"/>
            </w:tcBorders>
            <w:shd w:val="clear" w:color="auto" w:fill="auto"/>
            <w:noWrap/>
            <w:vAlign w:val="bottom"/>
            <w:hideMark/>
          </w:tcPr>
          <w:p w14:paraId="594B6233"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Lithuania</w:t>
            </w:r>
          </w:p>
        </w:tc>
        <w:tc>
          <w:tcPr>
            <w:tcW w:w="0" w:type="auto"/>
            <w:tcBorders>
              <w:top w:val="nil"/>
              <w:left w:val="nil"/>
              <w:bottom w:val="nil"/>
              <w:right w:val="nil"/>
            </w:tcBorders>
            <w:shd w:val="clear" w:color="auto" w:fill="auto"/>
            <w:noWrap/>
            <w:vAlign w:val="bottom"/>
            <w:hideMark/>
          </w:tcPr>
          <w:p w14:paraId="3C0314EC"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1959 - 2013</w:t>
            </w:r>
          </w:p>
        </w:tc>
        <w:tc>
          <w:tcPr>
            <w:tcW w:w="0" w:type="auto"/>
            <w:tcBorders>
              <w:top w:val="nil"/>
              <w:left w:val="nil"/>
              <w:bottom w:val="nil"/>
              <w:right w:val="nil"/>
            </w:tcBorders>
            <w:shd w:val="clear" w:color="auto" w:fill="auto"/>
            <w:noWrap/>
            <w:vAlign w:val="bottom"/>
            <w:hideMark/>
          </w:tcPr>
          <w:p w14:paraId="5D4665C5"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1992 - 1995</w:t>
            </w:r>
          </w:p>
        </w:tc>
      </w:tr>
      <w:tr w:rsidR="00B84E37" w:rsidRPr="00E0424F" w14:paraId="5B95161A" w14:textId="77777777" w:rsidTr="00B84E37">
        <w:trPr>
          <w:trHeight w:val="300"/>
        </w:trPr>
        <w:tc>
          <w:tcPr>
            <w:tcW w:w="0" w:type="auto"/>
            <w:tcBorders>
              <w:top w:val="nil"/>
              <w:left w:val="nil"/>
              <w:bottom w:val="nil"/>
              <w:right w:val="nil"/>
            </w:tcBorders>
            <w:shd w:val="clear" w:color="auto" w:fill="auto"/>
            <w:noWrap/>
            <w:vAlign w:val="bottom"/>
            <w:hideMark/>
          </w:tcPr>
          <w:p w14:paraId="5309BC1C"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Luxembourg</w:t>
            </w:r>
          </w:p>
        </w:tc>
        <w:tc>
          <w:tcPr>
            <w:tcW w:w="0" w:type="auto"/>
            <w:tcBorders>
              <w:top w:val="nil"/>
              <w:left w:val="nil"/>
              <w:bottom w:val="nil"/>
              <w:right w:val="nil"/>
            </w:tcBorders>
            <w:shd w:val="clear" w:color="auto" w:fill="auto"/>
            <w:noWrap/>
            <w:vAlign w:val="bottom"/>
            <w:hideMark/>
          </w:tcPr>
          <w:p w14:paraId="3782529E"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1960 - 2014</w:t>
            </w:r>
          </w:p>
        </w:tc>
        <w:tc>
          <w:tcPr>
            <w:tcW w:w="0" w:type="auto"/>
            <w:tcBorders>
              <w:top w:val="nil"/>
              <w:left w:val="nil"/>
              <w:bottom w:val="nil"/>
              <w:right w:val="nil"/>
            </w:tcBorders>
            <w:shd w:val="clear" w:color="auto" w:fill="auto"/>
            <w:noWrap/>
            <w:vAlign w:val="bottom"/>
            <w:hideMark/>
          </w:tcPr>
          <w:p w14:paraId="1DA84613"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Non</w:t>
            </w:r>
          </w:p>
        </w:tc>
      </w:tr>
      <w:tr w:rsidR="00B84E37" w:rsidRPr="00E0424F" w14:paraId="7EC910E1" w14:textId="77777777" w:rsidTr="00B84E37">
        <w:trPr>
          <w:trHeight w:val="300"/>
        </w:trPr>
        <w:tc>
          <w:tcPr>
            <w:tcW w:w="0" w:type="auto"/>
            <w:tcBorders>
              <w:top w:val="nil"/>
              <w:left w:val="nil"/>
              <w:bottom w:val="nil"/>
              <w:right w:val="nil"/>
            </w:tcBorders>
            <w:shd w:val="clear" w:color="auto" w:fill="auto"/>
            <w:noWrap/>
            <w:vAlign w:val="bottom"/>
            <w:hideMark/>
          </w:tcPr>
          <w:p w14:paraId="017DBD10"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Netherlands</w:t>
            </w:r>
          </w:p>
        </w:tc>
        <w:tc>
          <w:tcPr>
            <w:tcW w:w="0" w:type="auto"/>
            <w:tcBorders>
              <w:top w:val="nil"/>
              <w:left w:val="nil"/>
              <w:bottom w:val="nil"/>
              <w:right w:val="nil"/>
            </w:tcBorders>
            <w:shd w:val="clear" w:color="auto" w:fill="auto"/>
            <w:noWrap/>
            <w:vAlign w:val="bottom"/>
            <w:hideMark/>
          </w:tcPr>
          <w:p w14:paraId="4FCACB94"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1900 - 2013</w:t>
            </w:r>
          </w:p>
        </w:tc>
        <w:tc>
          <w:tcPr>
            <w:tcW w:w="0" w:type="auto"/>
            <w:tcBorders>
              <w:top w:val="nil"/>
              <w:left w:val="nil"/>
              <w:bottom w:val="nil"/>
              <w:right w:val="nil"/>
            </w:tcBorders>
            <w:shd w:val="clear" w:color="auto" w:fill="auto"/>
            <w:noWrap/>
            <w:vAlign w:val="bottom"/>
            <w:hideMark/>
          </w:tcPr>
          <w:p w14:paraId="31F0D285"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1918 and 1940 - 1945</w:t>
            </w:r>
          </w:p>
        </w:tc>
      </w:tr>
      <w:tr w:rsidR="00B84E37" w:rsidRPr="00E0424F" w14:paraId="1F626CFA" w14:textId="77777777" w:rsidTr="00B84E37">
        <w:trPr>
          <w:trHeight w:val="300"/>
        </w:trPr>
        <w:tc>
          <w:tcPr>
            <w:tcW w:w="0" w:type="auto"/>
            <w:tcBorders>
              <w:top w:val="nil"/>
              <w:left w:val="nil"/>
              <w:bottom w:val="nil"/>
              <w:right w:val="nil"/>
            </w:tcBorders>
            <w:shd w:val="clear" w:color="auto" w:fill="auto"/>
            <w:noWrap/>
            <w:vAlign w:val="bottom"/>
            <w:hideMark/>
          </w:tcPr>
          <w:p w14:paraId="02997C68"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 xml:space="preserve">New Zealand  Maori </w:t>
            </w:r>
          </w:p>
        </w:tc>
        <w:tc>
          <w:tcPr>
            <w:tcW w:w="0" w:type="auto"/>
            <w:tcBorders>
              <w:top w:val="nil"/>
              <w:left w:val="nil"/>
              <w:bottom w:val="nil"/>
              <w:right w:val="nil"/>
            </w:tcBorders>
            <w:shd w:val="clear" w:color="auto" w:fill="auto"/>
            <w:noWrap/>
            <w:vAlign w:val="bottom"/>
            <w:hideMark/>
          </w:tcPr>
          <w:p w14:paraId="55464E36"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1948 - 2008</w:t>
            </w:r>
          </w:p>
        </w:tc>
        <w:tc>
          <w:tcPr>
            <w:tcW w:w="0" w:type="auto"/>
            <w:tcBorders>
              <w:top w:val="nil"/>
              <w:left w:val="nil"/>
              <w:bottom w:val="nil"/>
              <w:right w:val="nil"/>
            </w:tcBorders>
            <w:shd w:val="clear" w:color="auto" w:fill="auto"/>
            <w:noWrap/>
            <w:vAlign w:val="bottom"/>
            <w:hideMark/>
          </w:tcPr>
          <w:p w14:paraId="053362D0"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1918</w:t>
            </w:r>
          </w:p>
        </w:tc>
      </w:tr>
      <w:tr w:rsidR="00B84E37" w:rsidRPr="00E0424F" w14:paraId="4984B374" w14:textId="77777777" w:rsidTr="00B84E37">
        <w:trPr>
          <w:trHeight w:val="300"/>
        </w:trPr>
        <w:tc>
          <w:tcPr>
            <w:tcW w:w="0" w:type="auto"/>
            <w:tcBorders>
              <w:top w:val="nil"/>
              <w:left w:val="nil"/>
              <w:bottom w:val="nil"/>
              <w:right w:val="nil"/>
            </w:tcBorders>
            <w:shd w:val="clear" w:color="auto" w:fill="auto"/>
            <w:noWrap/>
            <w:vAlign w:val="bottom"/>
            <w:hideMark/>
          </w:tcPr>
          <w:p w14:paraId="1DFB7B21"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New Zealand Non-Maori</w:t>
            </w:r>
          </w:p>
        </w:tc>
        <w:tc>
          <w:tcPr>
            <w:tcW w:w="0" w:type="auto"/>
            <w:tcBorders>
              <w:top w:val="nil"/>
              <w:left w:val="nil"/>
              <w:bottom w:val="nil"/>
              <w:right w:val="nil"/>
            </w:tcBorders>
            <w:shd w:val="clear" w:color="auto" w:fill="auto"/>
            <w:noWrap/>
            <w:vAlign w:val="bottom"/>
            <w:hideMark/>
          </w:tcPr>
          <w:p w14:paraId="53AF5F54"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1948 - 2008</w:t>
            </w:r>
          </w:p>
        </w:tc>
        <w:tc>
          <w:tcPr>
            <w:tcW w:w="0" w:type="auto"/>
            <w:tcBorders>
              <w:top w:val="nil"/>
              <w:left w:val="nil"/>
              <w:bottom w:val="nil"/>
              <w:right w:val="nil"/>
            </w:tcBorders>
            <w:shd w:val="clear" w:color="auto" w:fill="auto"/>
            <w:noWrap/>
            <w:vAlign w:val="bottom"/>
            <w:hideMark/>
          </w:tcPr>
          <w:p w14:paraId="09E8F82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1918</w:t>
            </w:r>
          </w:p>
        </w:tc>
      </w:tr>
      <w:tr w:rsidR="00B84E37" w:rsidRPr="00E0424F" w14:paraId="3926E544" w14:textId="77777777" w:rsidTr="00B84E37">
        <w:trPr>
          <w:trHeight w:val="300"/>
        </w:trPr>
        <w:tc>
          <w:tcPr>
            <w:tcW w:w="0" w:type="auto"/>
            <w:tcBorders>
              <w:top w:val="nil"/>
              <w:left w:val="nil"/>
              <w:bottom w:val="nil"/>
              <w:right w:val="nil"/>
            </w:tcBorders>
            <w:shd w:val="clear" w:color="auto" w:fill="auto"/>
            <w:noWrap/>
            <w:vAlign w:val="bottom"/>
            <w:hideMark/>
          </w:tcPr>
          <w:p w14:paraId="02E54754"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Norway</w:t>
            </w:r>
          </w:p>
        </w:tc>
        <w:tc>
          <w:tcPr>
            <w:tcW w:w="0" w:type="auto"/>
            <w:tcBorders>
              <w:top w:val="nil"/>
              <w:left w:val="nil"/>
              <w:bottom w:val="nil"/>
              <w:right w:val="nil"/>
            </w:tcBorders>
            <w:shd w:val="clear" w:color="auto" w:fill="auto"/>
            <w:noWrap/>
            <w:vAlign w:val="bottom"/>
            <w:hideMark/>
          </w:tcPr>
          <w:p w14:paraId="30EE215B"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1900 - 2014</w:t>
            </w:r>
          </w:p>
        </w:tc>
        <w:tc>
          <w:tcPr>
            <w:tcW w:w="0" w:type="auto"/>
            <w:tcBorders>
              <w:top w:val="nil"/>
              <w:left w:val="nil"/>
              <w:bottom w:val="nil"/>
              <w:right w:val="nil"/>
            </w:tcBorders>
            <w:shd w:val="clear" w:color="auto" w:fill="auto"/>
            <w:noWrap/>
            <w:vAlign w:val="bottom"/>
            <w:hideMark/>
          </w:tcPr>
          <w:p w14:paraId="3A82709C"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1918 and 1940 - 1945</w:t>
            </w:r>
          </w:p>
        </w:tc>
      </w:tr>
      <w:tr w:rsidR="00B84E37" w:rsidRPr="00E0424F" w14:paraId="7B5994D0" w14:textId="77777777" w:rsidTr="00B84E37">
        <w:trPr>
          <w:trHeight w:val="300"/>
        </w:trPr>
        <w:tc>
          <w:tcPr>
            <w:tcW w:w="0" w:type="auto"/>
            <w:tcBorders>
              <w:top w:val="nil"/>
              <w:left w:val="nil"/>
              <w:bottom w:val="nil"/>
              <w:right w:val="nil"/>
            </w:tcBorders>
            <w:shd w:val="clear" w:color="auto" w:fill="auto"/>
            <w:noWrap/>
            <w:vAlign w:val="bottom"/>
            <w:hideMark/>
          </w:tcPr>
          <w:p w14:paraId="24363E51"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 xml:space="preserve">Northern Ireland </w:t>
            </w:r>
          </w:p>
        </w:tc>
        <w:tc>
          <w:tcPr>
            <w:tcW w:w="0" w:type="auto"/>
            <w:tcBorders>
              <w:top w:val="nil"/>
              <w:left w:val="nil"/>
              <w:bottom w:val="nil"/>
              <w:right w:val="nil"/>
            </w:tcBorders>
            <w:shd w:val="clear" w:color="auto" w:fill="auto"/>
            <w:noWrap/>
            <w:vAlign w:val="bottom"/>
            <w:hideMark/>
          </w:tcPr>
          <w:p w14:paraId="50017062"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1922 - 2013</w:t>
            </w:r>
          </w:p>
        </w:tc>
        <w:tc>
          <w:tcPr>
            <w:tcW w:w="0" w:type="auto"/>
            <w:tcBorders>
              <w:top w:val="nil"/>
              <w:left w:val="nil"/>
              <w:bottom w:val="nil"/>
              <w:right w:val="nil"/>
            </w:tcBorders>
            <w:shd w:val="clear" w:color="auto" w:fill="auto"/>
            <w:noWrap/>
            <w:vAlign w:val="bottom"/>
            <w:hideMark/>
          </w:tcPr>
          <w:p w14:paraId="624139F7"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1940 - 1945</w:t>
            </w:r>
          </w:p>
        </w:tc>
      </w:tr>
      <w:tr w:rsidR="00B84E37" w:rsidRPr="00E0424F" w14:paraId="7086F31C" w14:textId="77777777" w:rsidTr="00B84E37">
        <w:trPr>
          <w:trHeight w:val="300"/>
        </w:trPr>
        <w:tc>
          <w:tcPr>
            <w:tcW w:w="0" w:type="auto"/>
            <w:tcBorders>
              <w:top w:val="nil"/>
              <w:left w:val="nil"/>
              <w:bottom w:val="nil"/>
              <w:right w:val="nil"/>
            </w:tcBorders>
            <w:shd w:val="clear" w:color="auto" w:fill="auto"/>
            <w:noWrap/>
            <w:vAlign w:val="bottom"/>
            <w:hideMark/>
          </w:tcPr>
          <w:p w14:paraId="36AEF8D5"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Poland</w:t>
            </w:r>
          </w:p>
        </w:tc>
        <w:tc>
          <w:tcPr>
            <w:tcW w:w="0" w:type="auto"/>
            <w:tcBorders>
              <w:top w:val="nil"/>
              <w:left w:val="nil"/>
              <w:bottom w:val="nil"/>
              <w:right w:val="nil"/>
            </w:tcBorders>
            <w:shd w:val="clear" w:color="auto" w:fill="auto"/>
            <w:noWrap/>
            <w:vAlign w:val="bottom"/>
            <w:hideMark/>
          </w:tcPr>
          <w:p w14:paraId="718CD439"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1958 - 2014</w:t>
            </w:r>
          </w:p>
        </w:tc>
        <w:tc>
          <w:tcPr>
            <w:tcW w:w="0" w:type="auto"/>
            <w:tcBorders>
              <w:top w:val="nil"/>
              <w:left w:val="nil"/>
              <w:bottom w:val="nil"/>
              <w:right w:val="nil"/>
            </w:tcBorders>
            <w:shd w:val="clear" w:color="auto" w:fill="auto"/>
            <w:noWrap/>
            <w:vAlign w:val="bottom"/>
            <w:hideMark/>
          </w:tcPr>
          <w:p w14:paraId="42B68E89"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1992 - 1995</w:t>
            </w:r>
          </w:p>
        </w:tc>
      </w:tr>
      <w:tr w:rsidR="00B84E37" w:rsidRPr="00E0424F" w14:paraId="7C7E92B2" w14:textId="77777777" w:rsidTr="00B84E37">
        <w:trPr>
          <w:trHeight w:val="300"/>
        </w:trPr>
        <w:tc>
          <w:tcPr>
            <w:tcW w:w="0" w:type="auto"/>
            <w:tcBorders>
              <w:top w:val="nil"/>
              <w:left w:val="nil"/>
              <w:bottom w:val="nil"/>
              <w:right w:val="nil"/>
            </w:tcBorders>
            <w:shd w:val="clear" w:color="auto" w:fill="auto"/>
            <w:noWrap/>
            <w:vAlign w:val="bottom"/>
            <w:hideMark/>
          </w:tcPr>
          <w:p w14:paraId="0429751B"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Portugal</w:t>
            </w:r>
          </w:p>
        </w:tc>
        <w:tc>
          <w:tcPr>
            <w:tcW w:w="0" w:type="auto"/>
            <w:tcBorders>
              <w:top w:val="nil"/>
              <w:left w:val="nil"/>
              <w:bottom w:val="nil"/>
              <w:right w:val="nil"/>
            </w:tcBorders>
            <w:shd w:val="clear" w:color="auto" w:fill="auto"/>
            <w:noWrap/>
            <w:vAlign w:val="bottom"/>
            <w:hideMark/>
          </w:tcPr>
          <w:p w14:paraId="457E5111"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1940 - 2012</w:t>
            </w:r>
          </w:p>
        </w:tc>
        <w:tc>
          <w:tcPr>
            <w:tcW w:w="0" w:type="auto"/>
            <w:tcBorders>
              <w:top w:val="nil"/>
              <w:left w:val="nil"/>
              <w:bottom w:val="nil"/>
              <w:right w:val="nil"/>
            </w:tcBorders>
            <w:shd w:val="clear" w:color="auto" w:fill="auto"/>
            <w:noWrap/>
            <w:vAlign w:val="bottom"/>
            <w:hideMark/>
          </w:tcPr>
          <w:p w14:paraId="19F8E53A"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Non</w:t>
            </w:r>
          </w:p>
        </w:tc>
      </w:tr>
      <w:tr w:rsidR="00B84E37" w:rsidRPr="00E0424F" w14:paraId="4D77C21F" w14:textId="77777777" w:rsidTr="00B84E37">
        <w:trPr>
          <w:trHeight w:val="300"/>
        </w:trPr>
        <w:tc>
          <w:tcPr>
            <w:tcW w:w="0" w:type="auto"/>
            <w:tcBorders>
              <w:top w:val="nil"/>
              <w:left w:val="nil"/>
              <w:bottom w:val="nil"/>
              <w:right w:val="nil"/>
            </w:tcBorders>
            <w:shd w:val="clear" w:color="auto" w:fill="auto"/>
            <w:noWrap/>
            <w:vAlign w:val="bottom"/>
            <w:hideMark/>
          </w:tcPr>
          <w:p w14:paraId="1ECEB273"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Russia</w:t>
            </w:r>
          </w:p>
        </w:tc>
        <w:tc>
          <w:tcPr>
            <w:tcW w:w="0" w:type="auto"/>
            <w:tcBorders>
              <w:top w:val="nil"/>
              <w:left w:val="nil"/>
              <w:bottom w:val="nil"/>
              <w:right w:val="nil"/>
            </w:tcBorders>
            <w:shd w:val="clear" w:color="auto" w:fill="auto"/>
            <w:noWrap/>
            <w:vAlign w:val="bottom"/>
            <w:hideMark/>
          </w:tcPr>
          <w:p w14:paraId="7AA09BF2"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1959 - 2014</w:t>
            </w:r>
          </w:p>
        </w:tc>
        <w:tc>
          <w:tcPr>
            <w:tcW w:w="0" w:type="auto"/>
            <w:tcBorders>
              <w:top w:val="nil"/>
              <w:left w:val="nil"/>
              <w:bottom w:val="nil"/>
              <w:right w:val="nil"/>
            </w:tcBorders>
            <w:shd w:val="clear" w:color="auto" w:fill="auto"/>
            <w:noWrap/>
            <w:vAlign w:val="bottom"/>
            <w:hideMark/>
          </w:tcPr>
          <w:p w14:paraId="7E8B9FA0"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1992 - 1995</w:t>
            </w:r>
          </w:p>
        </w:tc>
      </w:tr>
      <w:tr w:rsidR="00B84E37" w:rsidRPr="00E0424F" w14:paraId="6C44D418" w14:textId="77777777" w:rsidTr="00B84E37">
        <w:trPr>
          <w:trHeight w:val="300"/>
        </w:trPr>
        <w:tc>
          <w:tcPr>
            <w:tcW w:w="0" w:type="auto"/>
            <w:tcBorders>
              <w:top w:val="nil"/>
              <w:left w:val="nil"/>
              <w:bottom w:val="nil"/>
              <w:right w:val="nil"/>
            </w:tcBorders>
            <w:shd w:val="clear" w:color="auto" w:fill="auto"/>
            <w:noWrap/>
            <w:vAlign w:val="bottom"/>
            <w:hideMark/>
          </w:tcPr>
          <w:p w14:paraId="065F08FD"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Scotland</w:t>
            </w:r>
          </w:p>
        </w:tc>
        <w:tc>
          <w:tcPr>
            <w:tcW w:w="0" w:type="auto"/>
            <w:tcBorders>
              <w:top w:val="nil"/>
              <w:left w:val="nil"/>
              <w:bottom w:val="nil"/>
              <w:right w:val="nil"/>
            </w:tcBorders>
            <w:shd w:val="clear" w:color="auto" w:fill="auto"/>
            <w:noWrap/>
            <w:vAlign w:val="bottom"/>
            <w:hideMark/>
          </w:tcPr>
          <w:p w14:paraId="06E890B4"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1900 - 2013</w:t>
            </w:r>
          </w:p>
        </w:tc>
        <w:tc>
          <w:tcPr>
            <w:tcW w:w="0" w:type="auto"/>
            <w:tcBorders>
              <w:top w:val="nil"/>
              <w:left w:val="nil"/>
              <w:bottom w:val="nil"/>
              <w:right w:val="nil"/>
            </w:tcBorders>
            <w:shd w:val="clear" w:color="auto" w:fill="auto"/>
            <w:noWrap/>
            <w:vAlign w:val="bottom"/>
            <w:hideMark/>
          </w:tcPr>
          <w:p w14:paraId="2304051C"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Non</w:t>
            </w:r>
          </w:p>
        </w:tc>
      </w:tr>
      <w:tr w:rsidR="00B84E37" w:rsidRPr="00E0424F" w14:paraId="7CDB4020" w14:textId="77777777" w:rsidTr="00B84E37">
        <w:trPr>
          <w:trHeight w:val="300"/>
        </w:trPr>
        <w:tc>
          <w:tcPr>
            <w:tcW w:w="0" w:type="auto"/>
            <w:tcBorders>
              <w:top w:val="nil"/>
              <w:left w:val="nil"/>
              <w:bottom w:val="nil"/>
              <w:right w:val="nil"/>
            </w:tcBorders>
            <w:shd w:val="clear" w:color="auto" w:fill="auto"/>
            <w:noWrap/>
            <w:vAlign w:val="bottom"/>
            <w:hideMark/>
          </w:tcPr>
          <w:p w14:paraId="27897D27"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Slovakia</w:t>
            </w:r>
          </w:p>
        </w:tc>
        <w:tc>
          <w:tcPr>
            <w:tcW w:w="0" w:type="auto"/>
            <w:tcBorders>
              <w:top w:val="nil"/>
              <w:left w:val="nil"/>
              <w:bottom w:val="nil"/>
              <w:right w:val="nil"/>
            </w:tcBorders>
            <w:shd w:val="clear" w:color="auto" w:fill="auto"/>
            <w:noWrap/>
            <w:vAlign w:val="bottom"/>
            <w:hideMark/>
          </w:tcPr>
          <w:p w14:paraId="60931250"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1950 - 2014</w:t>
            </w:r>
          </w:p>
        </w:tc>
        <w:tc>
          <w:tcPr>
            <w:tcW w:w="0" w:type="auto"/>
            <w:tcBorders>
              <w:top w:val="nil"/>
              <w:left w:val="nil"/>
              <w:bottom w:val="nil"/>
              <w:right w:val="nil"/>
            </w:tcBorders>
            <w:shd w:val="clear" w:color="auto" w:fill="auto"/>
            <w:noWrap/>
            <w:vAlign w:val="bottom"/>
            <w:hideMark/>
          </w:tcPr>
          <w:p w14:paraId="05327C67"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Non</w:t>
            </w:r>
          </w:p>
        </w:tc>
      </w:tr>
      <w:tr w:rsidR="00B84E37" w:rsidRPr="00E0424F" w14:paraId="7AC55086" w14:textId="77777777" w:rsidTr="00B84E37">
        <w:trPr>
          <w:trHeight w:val="300"/>
        </w:trPr>
        <w:tc>
          <w:tcPr>
            <w:tcW w:w="0" w:type="auto"/>
            <w:tcBorders>
              <w:top w:val="nil"/>
              <w:left w:val="nil"/>
              <w:bottom w:val="nil"/>
              <w:right w:val="nil"/>
            </w:tcBorders>
            <w:shd w:val="clear" w:color="auto" w:fill="auto"/>
            <w:noWrap/>
            <w:vAlign w:val="bottom"/>
            <w:hideMark/>
          </w:tcPr>
          <w:p w14:paraId="0237FB1F"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Slovenia</w:t>
            </w:r>
          </w:p>
        </w:tc>
        <w:tc>
          <w:tcPr>
            <w:tcW w:w="0" w:type="auto"/>
            <w:tcBorders>
              <w:top w:val="nil"/>
              <w:left w:val="nil"/>
              <w:bottom w:val="nil"/>
              <w:right w:val="nil"/>
            </w:tcBorders>
            <w:shd w:val="clear" w:color="auto" w:fill="auto"/>
            <w:noWrap/>
            <w:vAlign w:val="bottom"/>
            <w:hideMark/>
          </w:tcPr>
          <w:p w14:paraId="38A99287"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1983 - 2014</w:t>
            </w:r>
          </w:p>
        </w:tc>
        <w:tc>
          <w:tcPr>
            <w:tcW w:w="0" w:type="auto"/>
            <w:tcBorders>
              <w:top w:val="nil"/>
              <w:left w:val="nil"/>
              <w:bottom w:val="nil"/>
              <w:right w:val="nil"/>
            </w:tcBorders>
            <w:shd w:val="clear" w:color="auto" w:fill="auto"/>
            <w:noWrap/>
            <w:vAlign w:val="bottom"/>
            <w:hideMark/>
          </w:tcPr>
          <w:p w14:paraId="5C671CB6"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Non</w:t>
            </w:r>
          </w:p>
        </w:tc>
      </w:tr>
      <w:tr w:rsidR="00B84E37" w:rsidRPr="00E0424F" w14:paraId="30B37FFD" w14:textId="77777777" w:rsidTr="00B84E37">
        <w:trPr>
          <w:trHeight w:val="300"/>
        </w:trPr>
        <w:tc>
          <w:tcPr>
            <w:tcW w:w="0" w:type="auto"/>
            <w:tcBorders>
              <w:top w:val="nil"/>
              <w:left w:val="nil"/>
              <w:bottom w:val="nil"/>
              <w:right w:val="nil"/>
            </w:tcBorders>
            <w:shd w:val="clear" w:color="auto" w:fill="auto"/>
            <w:noWrap/>
            <w:vAlign w:val="bottom"/>
            <w:hideMark/>
          </w:tcPr>
          <w:p w14:paraId="7EAF1FC9"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Spain</w:t>
            </w:r>
          </w:p>
        </w:tc>
        <w:tc>
          <w:tcPr>
            <w:tcW w:w="0" w:type="auto"/>
            <w:tcBorders>
              <w:top w:val="nil"/>
              <w:left w:val="nil"/>
              <w:bottom w:val="nil"/>
              <w:right w:val="nil"/>
            </w:tcBorders>
            <w:shd w:val="clear" w:color="auto" w:fill="auto"/>
            <w:noWrap/>
            <w:vAlign w:val="bottom"/>
            <w:hideMark/>
          </w:tcPr>
          <w:p w14:paraId="1F634CA5"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1908 - 2014</w:t>
            </w:r>
          </w:p>
        </w:tc>
        <w:tc>
          <w:tcPr>
            <w:tcW w:w="0" w:type="auto"/>
            <w:tcBorders>
              <w:top w:val="nil"/>
              <w:left w:val="nil"/>
              <w:bottom w:val="nil"/>
              <w:right w:val="nil"/>
            </w:tcBorders>
            <w:shd w:val="clear" w:color="auto" w:fill="auto"/>
            <w:noWrap/>
            <w:vAlign w:val="bottom"/>
            <w:hideMark/>
          </w:tcPr>
          <w:p w14:paraId="3F801BB3"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1918 and 1939 - 1945</w:t>
            </w:r>
          </w:p>
        </w:tc>
      </w:tr>
      <w:tr w:rsidR="00B84E37" w:rsidRPr="00E0424F" w14:paraId="4101063C" w14:textId="77777777" w:rsidTr="00B84E37">
        <w:trPr>
          <w:trHeight w:val="300"/>
        </w:trPr>
        <w:tc>
          <w:tcPr>
            <w:tcW w:w="0" w:type="auto"/>
            <w:tcBorders>
              <w:top w:val="nil"/>
              <w:left w:val="nil"/>
              <w:bottom w:val="nil"/>
              <w:right w:val="nil"/>
            </w:tcBorders>
            <w:shd w:val="clear" w:color="auto" w:fill="auto"/>
            <w:noWrap/>
            <w:vAlign w:val="bottom"/>
            <w:hideMark/>
          </w:tcPr>
          <w:p w14:paraId="7141DE34"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Sweden</w:t>
            </w:r>
          </w:p>
        </w:tc>
        <w:tc>
          <w:tcPr>
            <w:tcW w:w="0" w:type="auto"/>
            <w:tcBorders>
              <w:top w:val="nil"/>
              <w:left w:val="nil"/>
              <w:bottom w:val="nil"/>
              <w:right w:val="nil"/>
            </w:tcBorders>
            <w:shd w:val="clear" w:color="auto" w:fill="auto"/>
            <w:noWrap/>
            <w:vAlign w:val="bottom"/>
            <w:hideMark/>
          </w:tcPr>
          <w:p w14:paraId="06F6742B"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1900 - 2014</w:t>
            </w:r>
          </w:p>
        </w:tc>
        <w:tc>
          <w:tcPr>
            <w:tcW w:w="0" w:type="auto"/>
            <w:tcBorders>
              <w:top w:val="nil"/>
              <w:left w:val="nil"/>
              <w:bottom w:val="nil"/>
              <w:right w:val="nil"/>
            </w:tcBorders>
            <w:shd w:val="clear" w:color="auto" w:fill="auto"/>
            <w:noWrap/>
            <w:vAlign w:val="bottom"/>
            <w:hideMark/>
          </w:tcPr>
          <w:p w14:paraId="37D35217"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1918</w:t>
            </w:r>
          </w:p>
        </w:tc>
      </w:tr>
      <w:tr w:rsidR="00B84E37" w:rsidRPr="00E0424F" w14:paraId="2D925A00" w14:textId="77777777" w:rsidTr="00B84E37">
        <w:trPr>
          <w:trHeight w:val="300"/>
        </w:trPr>
        <w:tc>
          <w:tcPr>
            <w:tcW w:w="0" w:type="auto"/>
            <w:tcBorders>
              <w:top w:val="nil"/>
              <w:left w:val="nil"/>
              <w:bottom w:val="nil"/>
              <w:right w:val="nil"/>
            </w:tcBorders>
            <w:shd w:val="clear" w:color="auto" w:fill="auto"/>
            <w:noWrap/>
            <w:vAlign w:val="bottom"/>
            <w:hideMark/>
          </w:tcPr>
          <w:p w14:paraId="5F590961"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Switzerland</w:t>
            </w:r>
          </w:p>
        </w:tc>
        <w:tc>
          <w:tcPr>
            <w:tcW w:w="0" w:type="auto"/>
            <w:tcBorders>
              <w:top w:val="nil"/>
              <w:left w:val="nil"/>
              <w:bottom w:val="nil"/>
              <w:right w:val="nil"/>
            </w:tcBorders>
            <w:shd w:val="clear" w:color="auto" w:fill="auto"/>
            <w:noWrap/>
            <w:vAlign w:val="bottom"/>
            <w:hideMark/>
          </w:tcPr>
          <w:p w14:paraId="75C9C96B"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1900 - 2014</w:t>
            </w:r>
          </w:p>
        </w:tc>
        <w:tc>
          <w:tcPr>
            <w:tcW w:w="0" w:type="auto"/>
            <w:tcBorders>
              <w:top w:val="nil"/>
              <w:left w:val="nil"/>
              <w:bottom w:val="nil"/>
              <w:right w:val="nil"/>
            </w:tcBorders>
            <w:shd w:val="clear" w:color="auto" w:fill="auto"/>
            <w:noWrap/>
            <w:vAlign w:val="bottom"/>
            <w:hideMark/>
          </w:tcPr>
          <w:p w14:paraId="5940FF63" w14:textId="77777777" w:rsidR="00B84E37" w:rsidRPr="00E0424F" w:rsidRDefault="00B84E37" w:rsidP="00B84E37">
            <w:pPr>
              <w:jc w:val="right"/>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1918</w:t>
            </w:r>
          </w:p>
        </w:tc>
      </w:tr>
      <w:tr w:rsidR="00B84E37" w:rsidRPr="00E0424F" w14:paraId="412B8E4D" w14:textId="77777777" w:rsidTr="00B84E37">
        <w:trPr>
          <w:trHeight w:val="300"/>
        </w:trPr>
        <w:tc>
          <w:tcPr>
            <w:tcW w:w="0" w:type="auto"/>
            <w:tcBorders>
              <w:top w:val="nil"/>
              <w:left w:val="nil"/>
              <w:bottom w:val="nil"/>
              <w:right w:val="nil"/>
            </w:tcBorders>
            <w:shd w:val="clear" w:color="auto" w:fill="auto"/>
            <w:noWrap/>
            <w:vAlign w:val="bottom"/>
            <w:hideMark/>
          </w:tcPr>
          <w:p w14:paraId="62936E17"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Taiwan</w:t>
            </w:r>
          </w:p>
        </w:tc>
        <w:tc>
          <w:tcPr>
            <w:tcW w:w="0" w:type="auto"/>
            <w:tcBorders>
              <w:top w:val="nil"/>
              <w:left w:val="nil"/>
              <w:bottom w:val="nil"/>
              <w:right w:val="nil"/>
            </w:tcBorders>
            <w:shd w:val="clear" w:color="auto" w:fill="auto"/>
            <w:noWrap/>
            <w:vAlign w:val="bottom"/>
            <w:hideMark/>
          </w:tcPr>
          <w:p w14:paraId="4CF35C1F"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1970 - 2014</w:t>
            </w:r>
          </w:p>
        </w:tc>
        <w:tc>
          <w:tcPr>
            <w:tcW w:w="0" w:type="auto"/>
            <w:tcBorders>
              <w:top w:val="nil"/>
              <w:left w:val="nil"/>
              <w:bottom w:val="nil"/>
              <w:right w:val="nil"/>
            </w:tcBorders>
            <w:shd w:val="clear" w:color="auto" w:fill="auto"/>
            <w:noWrap/>
            <w:vAlign w:val="bottom"/>
            <w:hideMark/>
          </w:tcPr>
          <w:p w14:paraId="2F21DD17"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Non</w:t>
            </w:r>
          </w:p>
        </w:tc>
      </w:tr>
      <w:tr w:rsidR="00B84E37" w:rsidRPr="00E0424F" w14:paraId="6B62D491" w14:textId="77777777" w:rsidTr="00B84E37">
        <w:trPr>
          <w:trHeight w:val="80"/>
        </w:trPr>
        <w:tc>
          <w:tcPr>
            <w:tcW w:w="0" w:type="auto"/>
            <w:tcBorders>
              <w:top w:val="nil"/>
              <w:left w:val="nil"/>
              <w:bottom w:val="nil"/>
              <w:right w:val="nil"/>
            </w:tcBorders>
            <w:shd w:val="clear" w:color="auto" w:fill="auto"/>
            <w:noWrap/>
            <w:vAlign w:val="bottom"/>
            <w:hideMark/>
          </w:tcPr>
          <w:p w14:paraId="3EFEFCBC"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Ukraine</w:t>
            </w:r>
          </w:p>
        </w:tc>
        <w:tc>
          <w:tcPr>
            <w:tcW w:w="0" w:type="auto"/>
            <w:tcBorders>
              <w:top w:val="nil"/>
              <w:left w:val="nil"/>
              <w:bottom w:val="nil"/>
              <w:right w:val="nil"/>
            </w:tcBorders>
            <w:shd w:val="clear" w:color="auto" w:fill="auto"/>
            <w:noWrap/>
            <w:vAlign w:val="bottom"/>
            <w:hideMark/>
          </w:tcPr>
          <w:p w14:paraId="57328D31"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1959 - 2013</w:t>
            </w:r>
          </w:p>
        </w:tc>
        <w:tc>
          <w:tcPr>
            <w:tcW w:w="0" w:type="auto"/>
            <w:tcBorders>
              <w:top w:val="nil"/>
              <w:left w:val="nil"/>
              <w:bottom w:val="nil"/>
              <w:right w:val="nil"/>
            </w:tcBorders>
            <w:shd w:val="clear" w:color="auto" w:fill="auto"/>
            <w:noWrap/>
            <w:vAlign w:val="bottom"/>
            <w:hideMark/>
          </w:tcPr>
          <w:p w14:paraId="495F62EC"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1992 - 1995</w:t>
            </w:r>
          </w:p>
        </w:tc>
      </w:tr>
      <w:tr w:rsidR="00B84E37" w:rsidRPr="00E0424F" w14:paraId="37E20740" w14:textId="77777777" w:rsidTr="00B84E37">
        <w:trPr>
          <w:trHeight w:val="300"/>
        </w:trPr>
        <w:tc>
          <w:tcPr>
            <w:tcW w:w="0" w:type="auto"/>
            <w:tcBorders>
              <w:top w:val="nil"/>
              <w:left w:val="nil"/>
              <w:bottom w:val="single" w:sz="4" w:space="0" w:color="auto"/>
              <w:right w:val="nil"/>
            </w:tcBorders>
            <w:shd w:val="clear" w:color="auto" w:fill="auto"/>
            <w:noWrap/>
            <w:vAlign w:val="bottom"/>
            <w:hideMark/>
          </w:tcPr>
          <w:p w14:paraId="4981C0E7"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lastRenderedPageBreak/>
              <w:t>UK</w:t>
            </w:r>
          </w:p>
        </w:tc>
        <w:tc>
          <w:tcPr>
            <w:tcW w:w="0" w:type="auto"/>
            <w:tcBorders>
              <w:top w:val="nil"/>
              <w:left w:val="nil"/>
              <w:bottom w:val="single" w:sz="4" w:space="0" w:color="auto"/>
              <w:right w:val="nil"/>
            </w:tcBorders>
            <w:shd w:val="clear" w:color="auto" w:fill="auto"/>
            <w:noWrap/>
            <w:vAlign w:val="bottom"/>
            <w:hideMark/>
          </w:tcPr>
          <w:p w14:paraId="11D22C12"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1922 - 2013</w:t>
            </w:r>
          </w:p>
        </w:tc>
        <w:tc>
          <w:tcPr>
            <w:tcW w:w="0" w:type="auto"/>
            <w:tcBorders>
              <w:top w:val="nil"/>
              <w:left w:val="nil"/>
              <w:bottom w:val="single" w:sz="4" w:space="0" w:color="auto"/>
              <w:right w:val="nil"/>
            </w:tcBorders>
            <w:shd w:val="clear" w:color="auto" w:fill="auto"/>
            <w:noWrap/>
            <w:vAlign w:val="bottom"/>
            <w:hideMark/>
          </w:tcPr>
          <w:p w14:paraId="46F17353" w14:textId="77777777" w:rsidR="00B84E37" w:rsidRPr="00E0424F" w:rsidRDefault="00B84E37" w:rsidP="00B84E37">
            <w:pPr>
              <w:rPr>
                <w:rFonts w:ascii="Times New Roman" w:eastAsia="Times New Roman" w:hAnsi="Times New Roman" w:cs="Times New Roman"/>
                <w:color w:val="000000"/>
                <w:sz w:val="24"/>
                <w:szCs w:val="24"/>
              </w:rPr>
            </w:pPr>
            <w:r w:rsidRPr="00E0424F">
              <w:rPr>
                <w:rFonts w:ascii="Times New Roman" w:eastAsia="Times New Roman" w:hAnsi="Times New Roman" w:cs="Times New Roman"/>
                <w:color w:val="000000"/>
                <w:sz w:val="24"/>
                <w:szCs w:val="24"/>
              </w:rPr>
              <w:t>1940 - 1945</w:t>
            </w:r>
          </w:p>
        </w:tc>
      </w:tr>
    </w:tbl>
    <w:p w14:paraId="753D02C1" w14:textId="77777777" w:rsidR="00B84E37" w:rsidRPr="00E0424F" w:rsidRDefault="00B84E37" w:rsidP="00B84E37">
      <w:pPr>
        <w:rPr>
          <w:rFonts w:ascii="Times New Roman" w:hAnsi="Times New Roman" w:cs="Times New Roman"/>
          <w:b/>
          <w:sz w:val="24"/>
          <w:szCs w:val="24"/>
        </w:rPr>
      </w:pPr>
      <w:r w:rsidRPr="00E0424F">
        <w:rPr>
          <w:rFonts w:ascii="Times New Roman" w:hAnsi="Times New Roman" w:cs="Times New Roman"/>
          <w:b/>
          <w:sz w:val="24"/>
          <w:szCs w:val="24"/>
        </w:rPr>
        <w:t>References</w:t>
      </w:r>
    </w:p>
    <w:p w14:paraId="409FA485" w14:textId="77777777" w:rsidR="00B84E37" w:rsidRPr="00E0424F" w:rsidRDefault="00B84E37" w:rsidP="00BD52DC">
      <w:pPr>
        <w:rPr>
          <w:rFonts w:ascii="Times New Roman" w:hAnsi="Times New Roman" w:cs="Times New Roman"/>
          <w:sz w:val="24"/>
          <w:szCs w:val="24"/>
        </w:rPr>
      </w:pPr>
    </w:p>
    <w:p w14:paraId="47774647" w14:textId="77777777" w:rsidR="00C82BCC" w:rsidRPr="00E0424F" w:rsidRDefault="00B84E37" w:rsidP="00C82BCC">
      <w:pPr>
        <w:pStyle w:val="EndNoteBibliography"/>
        <w:ind w:left="720" w:hanging="720"/>
        <w:rPr>
          <w:rFonts w:ascii="Times New Roman" w:hAnsi="Times New Roman" w:cs="Times New Roman"/>
          <w:sz w:val="24"/>
          <w:szCs w:val="24"/>
        </w:rPr>
      </w:pPr>
      <w:r w:rsidRPr="00E0424F">
        <w:rPr>
          <w:rFonts w:ascii="Times New Roman" w:hAnsi="Times New Roman" w:cs="Times New Roman"/>
          <w:sz w:val="24"/>
          <w:szCs w:val="24"/>
        </w:rPr>
        <w:fldChar w:fldCharType="begin"/>
      </w:r>
      <w:r w:rsidRPr="00E0424F">
        <w:rPr>
          <w:rFonts w:ascii="Times New Roman" w:hAnsi="Times New Roman" w:cs="Times New Roman"/>
          <w:sz w:val="24"/>
          <w:szCs w:val="24"/>
        </w:rPr>
        <w:instrText xml:space="preserve"> ADDIN EN.REFLIST </w:instrText>
      </w:r>
      <w:r w:rsidRPr="00E0424F">
        <w:rPr>
          <w:rFonts w:ascii="Times New Roman" w:hAnsi="Times New Roman" w:cs="Times New Roman"/>
          <w:sz w:val="24"/>
          <w:szCs w:val="24"/>
        </w:rPr>
        <w:fldChar w:fldCharType="separate"/>
      </w:r>
      <w:r w:rsidR="00C82BCC" w:rsidRPr="00E0424F">
        <w:rPr>
          <w:rFonts w:ascii="Times New Roman" w:hAnsi="Times New Roman" w:cs="Times New Roman"/>
          <w:sz w:val="24"/>
          <w:szCs w:val="24"/>
        </w:rPr>
        <w:t>1.</w:t>
      </w:r>
      <w:r w:rsidR="00C82BCC" w:rsidRPr="00E0424F">
        <w:rPr>
          <w:rFonts w:ascii="Times New Roman" w:hAnsi="Times New Roman" w:cs="Times New Roman"/>
          <w:sz w:val="24"/>
          <w:szCs w:val="24"/>
        </w:rPr>
        <w:tab/>
        <w:t xml:space="preserve">Wooldridge JM (2015) </w:t>
      </w:r>
      <w:r w:rsidR="00C82BCC" w:rsidRPr="00E0424F">
        <w:rPr>
          <w:rFonts w:ascii="Times New Roman" w:hAnsi="Times New Roman" w:cs="Times New Roman"/>
          <w:i/>
          <w:sz w:val="24"/>
          <w:szCs w:val="24"/>
        </w:rPr>
        <w:t>Introductory econometrics: A modern approach</w:t>
      </w:r>
      <w:r w:rsidR="00C82BCC" w:rsidRPr="00E0424F">
        <w:rPr>
          <w:rFonts w:ascii="Times New Roman" w:hAnsi="Times New Roman" w:cs="Times New Roman"/>
          <w:sz w:val="24"/>
          <w:szCs w:val="24"/>
        </w:rPr>
        <w:t xml:space="preserve"> (Nelson Education).</w:t>
      </w:r>
    </w:p>
    <w:p w14:paraId="45CFE1F7" w14:textId="77777777" w:rsidR="00C82BCC" w:rsidRPr="00E0424F" w:rsidRDefault="00C82BCC" w:rsidP="00C82BCC">
      <w:pPr>
        <w:pStyle w:val="EndNoteBibliography"/>
        <w:ind w:left="720" w:hanging="720"/>
        <w:rPr>
          <w:rFonts w:ascii="Times New Roman" w:hAnsi="Times New Roman" w:cs="Times New Roman"/>
          <w:sz w:val="24"/>
          <w:szCs w:val="24"/>
        </w:rPr>
      </w:pPr>
      <w:r w:rsidRPr="00E0424F">
        <w:rPr>
          <w:rFonts w:ascii="Times New Roman" w:hAnsi="Times New Roman" w:cs="Times New Roman"/>
          <w:sz w:val="24"/>
          <w:szCs w:val="24"/>
        </w:rPr>
        <w:t>2.</w:t>
      </w:r>
      <w:r w:rsidRPr="00E0424F">
        <w:rPr>
          <w:rFonts w:ascii="Times New Roman" w:hAnsi="Times New Roman" w:cs="Times New Roman"/>
          <w:sz w:val="24"/>
          <w:szCs w:val="24"/>
        </w:rPr>
        <w:tab/>
        <w:t xml:space="preserve">Wooldridge JM (1994) Estimation and inference for dependent processes. </w:t>
      </w:r>
      <w:r w:rsidRPr="00E0424F">
        <w:rPr>
          <w:rFonts w:ascii="Times New Roman" w:hAnsi="Times New Roman" w:cs="Times New Roman"/>
          <w:i/>
          <w:sz w:val="24"/>
          <w:szCs w:val="24"/>
        </w:rPr>
        <w:t>Handbook of econometrics</w:t>
      </w:r>
      <w:r w:rsidRPr="00E0424F">
        <w:rPr>
          <w:rFonts w:ascii="Times New Roman" w:hAnsi="Times New Roman" w:cs="Times New Roman"/>
          <w:sz w:val="24"/>
          <w:szCs w:val="24"/>
        </w:rPr>
        <w:t xml:space="preserve"> 4:2639-2738.</w:t>
      </w:r>
    </w:p>
    <w:p w14:paraId="531CA835" w14:textId="77777777" w:rsidR="00C82BCC" w:rsidRPr="00E0424F" w:rsidRDefault="00C82BCC" w:rsidP="00C82BCC">
      <w:pPr>
        <w:pStyle w:val="EndNoteBibliography"/>
        <w:ind w:left="720" w:hanging="720"/>
        <w:rPr>
          <w:rFonts w:ascii="Times New Roman" w:hAnsi="Times New Roman" w:cs="Times New Roman"/>
          <w:sz w:val="24"/>
          <w:szCs w:val="24"/>
        </w:rPr>
      </w:pPr>
      <w:r w:rsidRPr="00E0424F">
        <w:rPr>
          <w:rFonts w:ascii="Times New Roman" w:hAnsi="Times New Roman" w:cs="Times New Roman"/>
          <w:sz w:val="24"/>
          <w:szCs w:val="24"/>
        </w:rPr>
        <w:t>3.</w:t>
      </w:r>
      <w:r w:rsidRPr="00E0424F">
        <w:rPr>
          <w:rFonts w:ascii="Times New Roman" w:hAnsi="Times New Roman" w:cs="Times New Roman"/>
          <w:sz w:val="24"/>
          <w:szCs w:val="24"/>
        </w:rPr>
        <w:tab/>
        <w:t xml:space="preserve">Juselius K (2006) </w:t>
      </w:r>
      <w:r w:rsidRPr="00E0424F">
        <w:rPr>
          <w:rFonts w:ascii="Times New Roman" w:hAnsi="Times New Roman" w:cs="Times New Roman"/>
          <w:i/>
          <w:sz w:val="24"/>
          <w:szCs w:val="24"/>
        </w:rPr>
        <w:t>The cointegrated VAR model: methodology and applications</w:t>
      </w:r>
      <w:r w:rsidRPr="00E0424F">
        <w:rPr>
          <w:rFonts w:ascii="Times New Roman" w:hAnsi="Times New Roman" w:cs="Times New Roman"/>
          <w:sz w:val="24"/>
          <w:szCs w:val="24"/>
        </w:rPr>
        <w:t xml:space="preserve"> (Oxford University Press).</w:t>
      </w:r>
    </w:p>
    <w:p w14:paraId="0D6DCD2D" w14:textId="77777777" w:rsidR="00C82BCC" w:rsidRPr="00E0424F" w:rsidRDefault="00C82BCC" w:rsidP="00C82BCC">
      <w:pPr>
        <w:pStyle w:val="EndNoteBibliography"/>
        <w:ind w:left="720" w:hanging="720"/>
        <w:rPr>
          <w:rFonts w:ascii="Times New Roman" w:hAnsi="Times New Roman" w:cs="Times New Roman"/>
          <w:sz w:val="24"/>
          <w:szCs w:val="24"/>
        </w:rPr>
      </w:pPr>
      <w:r w:rsidRPr="00E0424F">
        <w:rPr>
          <w:rFonts w:ascii="Times New Roman" w:hAnsi="Times New Roman" w:cs="Times New Roman"/>
          <w:sz w:val="24"/>
          <w:szCs w:val="24"/>
        </w:rPr>
        <w:t>4.</w:t>
      </w:r>
      <w:r w:rsidRPr="00E0424F">
        <w:rPr>
          <w:rFonts w:ascii="Times New Roman" w:hAnsi="Times New Roman" w:cs="Times New Roman"/>
          <w:sz w:val="24"/>
          <w:szCs w:val="24"/>
        </w:rPr>
        <w:tab/>
        <w:t xml:space="preserve">Pfaff B (2008) </w:t>
      </w:r>
      <w:r w:rsidRPr="00E0424F">
        <w:rPr>
          <w:rFonts w:ascii="Times New Roman" w:hAnsi="Times New Roman" w:cs="Times New Roman"/>
          <w:i/>
          <w:sz w:val="24"/>
          <w:szCs w:val="24"/>
        </w:rPr>
        <w:t>Analysis of integrated and cointegrated time series with R</w:t>
      </w:r>
      <w:r w:rsidRPr="00E0424F">
        <w:rPr>
          <w:rFonts w:ascii="Times New Roman" w:hAnsi="Times New Roman" w:cs="Times New Roman"/>
          <w:sz w:val="24"/>
          <w:szCs w:val="24"/>
        </w:rPr>
        <w:t xml:space="preserve"> (Springer Science &amp; Business Media).</w:t>
      </w:r>
    </w:p>
    <w:p w14:paraId="4864FB9B" w14:textId="77777777" w:rsidR="00C82BCC" w:rsidRPr="00E0424F" w:rsidRDefault="00C82BCC" w:rsidP="00C82BCC">
      <w:pPr>
        <w:pStyle w:val="EndNoteBibliography"/>
        <w:ind w:left="720" w:hanging="720"/>
        <w:rPr>
          <w:rFonts w:ascii="Times New Roman" w:hAnsi="Times New Roman" w:cs="Times New Roman"/>
          <w:sz w:val="24"/>
          <w:szCs w:val="24"/>
        </w:rPr>
      </w:pPr>
      <w:r w:rsidRPr="00E0424F">
        <w:rPr>
          <w:rFonts w:ascii="Times New Roman" w:hAnsi="Times New Roman" w:cs="Times New Roman"/>
          <w:sz w:val="24"/>
          <w:szCs w:val="24"/>
        </w:rPr>
        <w:t>5.</w:t>
      </w:r>
      <w:r w:rsidRPr="00E0424F">
        <w:rPr>
          <w:rFonts w:ascii="Times New Roman" w:hAnsi="Times New Roman" w:cs="Times New Roman"/>
          <w:sz w:val="24"/>
          <w:szCs w:val="24"/>
        </w:rPr>
        <w:tab/>
        <w:t xml:space="preserve">Kwiatkowski D, Phillips PC, Schmidt P, &amp; Shin Y (1992) Testing the null hypothesis of stationarity against the alternative of a unit root: How sure are we that economic time series have a unit root? </w:t>
      </w:r>
      <w:r w:rsidRPr="00E0424F">
        <w:rPr>
          <w:rFonts w:ascii="Times New Roman" w:hAnsi="Times New Roman" w:cs="Times New Roman"/>
          <w:i/>
          <w:sz w:val="24"/>
          <w:szCs w:val="24"/>
        </w:rPr>
        <w:t>Journal of econometrics</w:t>
      </w:r>
      <w:r w:rsidRPr="00E0424F">
        <w:rPr>
          <w:rFonts w:ascii="Times New Roman" w:hAnsi="Times New Roman" w:cs="Times New Roman"/>
          <w:sz w:val="24"/>
          <w:szCs w:val="24"/>
        </w:rPr>
        <w:t xml:space="preserve"> 54(1-3):159-178.</w:t>
      </w:r>
    </w:p>
    <w:p w14:paraId="6515555A" w14:textId="77777777" w:rsidR="00C82BCC" w:rsidRPr="00E0424F" w:rsidRDefault="00C82BCC" w:rsidP="00C82BCC">
      <w:pPr>
        <w:pStyle w:val="EndNoteBibliography"/>
        <w:ind w:left="720" w:hanging="720"/>
        <w:rPr>
          <w:rFonts w:ascii="Times New Roman" w:hAnsi="Times New Roman" w:cs="Times New Roman"/>
          <w:sz w:val="24"/>
          <w:szCs w:val="24"/>
        </w:rPr>
      </w:pPr>
      <w:r w:rsidRPr="00E0424F">
        <w:rPr>
          <w:rFonts w:ascii="Times New Roman" w:hAnsi="Times New Roman" w:cs="Times New Roman"/>
          <w:sz w:val="24"/>
          <w:szCs w:val="24"/>
        </w:rPr>
        <w:t>6.</w:t>
      </w:r>
      <w:r w:rsidRPr="00E0424F">
        <w:rPr>
          <w:rFonts w:ascii="Times New Roman" w:hAnsi="Times New Roman" w:cs="Times New Roman"/>
          <w:sz w:val="24"/>
          <w:szCs w:val="24"/>
        </w:rPr>
        <w:tab/>
        <w:t xml:space="preserve">Dickey DA &amp; Fuller WA (1979) Distribution of the estimators for autoregressive time series with a unit root. </w:t>
      </w:r>
      <w:r w:rsidRPr="00E0424F">
        <w:rPr>
          <w:rFonts w:ascii="Times New Roman" w:hAnsi="Times New Roman" w:cs="Times New Roman"/>
          <w:i/>
          <w:sz w:val="24"/>
          <w:szCs w:val="24"/>
        </w:rPr>
        <w:t>Journal of the American statistical association</w:t>
      </w:r>
      <w:r w:rsidRPr="00E0424F">
        <w:rPr>
          <w:rFonts w:ascii="Times New Roman" w:hAnsi="Times New Roman" w:cs="Times New Roman"/>
          <w:sz w:val="24"/>
          <w:szCs w:val="24"/>
        </w:rPr>
        <w:t xml:space="preserve"> 74(366a):427-431.</w:t>
      </w:r>
    </w:p>
    <w:p w14:paraId="7E785B0C" w14:textId="77777777" w:rsidR="00C82BCC" w:rsidRPr="00E0424F" w:rsidRDefault="00C82BCC" w:rsidP="00C82BCC">
      <w:pPr>
        <w:pStyle w:val="EndNoteBibliography"/>
        <w:ind w:left="720" w:hanging="720"/>
        <w:rPr>
          <w:rFonts w:ascii="Times New Roman" w:hAnsi="Times New Roman" w:cs="Times New Roman"/>
          <w:sz w:val="24"/>
          <w:szCs w:val="24"/>
        </w:rPr>
      </w:pPr>
      <w:r w:rsidRPr="00E0424F">
        <w:rPr>
          <w:rFonts w:ascii="Times New Roman" w:hAnsi="Times New Roman" w:cs="Times New Roman"/>
          <w:sz w:val="24"/>
          <w:szCs w:val="24"/>
        </w:rPr>
        <w:t>7.</w:t>
      </w:r>
      <w:r w:rsidRPr="00E0424F">
        <w:rPr>
          <w:rFonts w:ascii="Times New Roman" w:hAnsi="Times New Roman" w:cs="Times New Roman"/>
          <w:sz w:val="24"/>
          <w:szCs w:val="24"/>
        </w:rPr>
        <w:tab/>
        <w:t xml:space="preserve">Yule GU (1926) Why do we sometimes get nonsense-correlations between Time-Series?-a study in sampling and the nature of time-series. </w:t>
      </w:r>
      <w:r w:rsidRPr="00E0424F">
        <w:rPr>
          <w:rFonts w:ascii="Times New Roman" w:hAnsi="Times New Roman" w:cs="Times New Roman"/>
          <w:i/>
          <w:sz w:val="24"/>
          <w:szCs w:val="24"/>
        </w:rPr>
        <w:t>Journal of the royal statistical society</w:t>
      </w:r>
      <w:r w:rsidRPr="00E0424F">
        <w:rPr>
          <w:rFonts w:ascii="Times New Roman" w:hAnsi="Times New Roman" w:cs="Times New Roman"/>
          <w:sz w:val="24"/>
          <w:szCs w:val="24"/>
        </w:rPr>
        <w:t xml:space="preserve"> 89(1):1-63.</w:t>
      </w:r>
    </w:p>
    <w:p w14:paraId="6A49D723" w14:textId="77777777" w:rsidR="00C82BCC" w:rsidRPr="00E0424F" w:rsidRDefault="00C82BCC" w:rsidP="00C82BCC">
      <w:pPr>
        <w:pStyle w:val="EndNoteBibliography"/>
        <w:ind w:left="720" w:hanging="720"/>
        <w:rPr>
          <w:rFonts w:ascii="Times New Roman" w:hAnsi="Times New Roman" w:cs="Times New Roman"/>
          <w:sz w:val="24"/>
          <w:szCs w:val="24"/>
        </w:rPr>
      </w:pPr>
      <w:r w:rsidRPr="00E0424F">
        <w:rPr>
          <w:rFonts w:ascii="Times New Roman" w:hAnsi="Times New Roman" w:cs="Times New Roman"/>
          <w:sz w:val="24"/>
          <w:szCs w:val="24"/>
        </w:rPr>
        <w:t>8.</w:t>
      </w:r>
      <w:r w:rsidRPr="00E0424F">
        <w:rPr>
          <w:rFonts w:ascii="Times New Roman" w:hAnsi="Times New Roman" w:cs="Times New Roman"/>
          <w:sz w:val="24"/>
          <w:szCs w:val="24"/>
        </w:rPr>
        <w:tab/>
        <w:t xml:space="preserve">Granger CW &amp; Newbold P (1974) Spurious regressions in econometrics. </w:t>
      </w:r>
      <w:r w:rsidRPr="00E0424F">
        <w:rPr>
          <w:rFonts w:ascii="Times New Roman" w:hAnsi="Times New Roman" w:cs="Times New Roman"/>
          <w:i/>
          <w:sz w:val="24"/>
          <w:szCs w:val="24"/>
        </w:rPr>
        <w:t>Journal of econometrics</w:t>
      </w:r>
      <w:r w:rsidRPr="00E0424F">
        <w:rPr>
          <w:rFonts w:ascii="Times New Roman" w:hAnsi="Times New Roman" w:cs="Times New Roman"/>
          <w:sz w:val="24"/>
          <w:szCs w:val="24"/>
        </w:rPr>
        <w:t xml:space="preserve"> 2(2):111-120.</w:t>
      </w:r>
    </w:p>
    <w:p w14:paraId="2DCF5C9E" w14:textId="77777777" w:rsidR="00C82BCC" w:rsidRPr="00E0424F" w:rsidRDefault="00C82BCC" w:rsidP="00C82BCC">
      <w:pPr>
        <w:pStyle w:val="EndNoteBibliography"/>
        <w:ind w:left="720" w:hanging="720"/>
        <w:rPr>
          <w:rFonts w:ascii="Times New Roman" w:hAnsi="Times New Roman" w:cs="Times New Roman"/>
          <w:sz w:val="24"/>
          <w:szCs w:val="24"/>
        </w:rPr>
      </w:pPr>
      <w:r w:rsidRPr="00E0424F">
        <w:rPr>
          <w:rFonts w:ascii="Times New Roman" w:hAnsi="Times New Roman" w:cs="Times New Roman"/>
          <w:sz w:val="24"/>
          <w:szCs w:val="24"/>
        </w:rPr>
        <w:t>9.</w:t>
      </w:r>
      <w:r w:rsidRPr="00E0424F">
        <w:rPr>
          <w:rFonts w:ascii="Times New Roman" w:hAnsi="Times New Roman" w:cs="Times New Roman"/>
          <w:sz w:val="24"/>
          <w:szCs w:val="24"/>
        </w:rPr>
        <w:tab/>
        <w:t xml:space="preserve">Hendry DF (2004) The nobel memorial prize for clive wj granger. </w:t>
      </w:r>
      <w:r w:rsidRPr="00E0424F">
        <w:rPr>
          <w:rFonts w:ascii="Times New Roman" w:hAnsi="Times New Roman" w:cs="Times New Roman"/>
          <w:i/>
          <w:sz w:val="24"/>
          <w:szCs w:val="24"/>
        </w:rPr>
        <w:t>The Scandinavian Journal of Economics</w:t>
      </w:r>
      <w:r w:rsidRPr="00E0424F">
        <w:rPr>
          <w:rFonts w:ascii="Times New Roman" w:hAnsi="Times New Roman" w:cs="Times New Roman"/>
          <w:sz w:val="24"/>
          <w:szCs w:val="24"/>
        </w:rPr>
        <w:t xml:space="preserve"> 106(2):187-213.</w:t>
      </w:r>
    </w:p>
    <w:p w14:paraId="0720D964" w14:textId="77777777" w:rsidR="00C82BCC" w:rsidRPr="00E0424F" w:rsidRDefault="00C82BCC" w:rsidP="00C82BCC">
      <w:pPr>
        <w:pStyle w:val="EndNoteBibliography"/>
        <w:ind w:left="720" w:hanging="720"/>
        <w:rPr>
          <w:rFonts w:ascii="Times New Roman" w:hAnsi="Times New Roman" w:cs="Times New Roman"/>
          <w:sz w:val="24"/>
          <w:szCs w:val="24"/>
        </w:rPr>
      </w:pPr>
      <w:r w:rsidRPr="00E0424F">
        <w:rPr>
          <w:rFonts w:ascii="Times New Roman" w:hAnsi="Times New Roman" w:cs="Times New Roman"/>
          <w:sz w:val="24"/>
          <w:szCs w:val="24"/>
        </w:rPr>
        <w:t>10.</w:t>
      </w:r>
      <w:r w:rsidRPr="00E0424F">
        <w:rPr>
          <w:rFonts w:ascii="Times New Roman" w:hAnsi="Times New Roman" w:cs="Times New Roman"/>
          <w:sz w:val="24"/>
          <w:szCs w:val="24"/>
        </w:rPr>
        <w:tab/>
        <w:t xml:space="preserve">Granger CW (1981) Some properties of time series data and their use in econometric model specification. </w:t>
      </w:r>
      <w:r w:rsidRPr="00E0424F">
        <w:rPr>
          <w:rFonts w:ascii="Times New Roman" w:hAnsi="Times New Roman" w:cs="Times New Roman"/>
          <w:i/>
          <w:sz w:val="24"/>
          <w:szCs w:val="24"/>
        </w:rPr>
        <w:t>Journal of econometrics</w:t>
      </w:r>
      <w:r w:rsidRPr="00E0424F">
        <w:rPr>
          <w:rFonts w:ascii="Times New Roman" w:hAnsi="Times New Roman" w:cs="Times New Roman"/>
          <w:sz w:val="24"/>
          <w:szCs w:val="24"/>
        </w:rPr>
        <w:t xml:space="preserve"> 16(1):121-130.</w:t>
      </w:r>
    </w:p>
    <w:p w14:paraId="12408974" w14:textId="77777777" w:rsidR="00C82BCC" w:rsidRPr="00E0424F" w:rsidRDefault="00C82BCC" w:rsidP="00C82BCC">
      <w:pPr>
        <w:pStyle w:val="EndNoteBibliography"/>
        <w:ind w:left="720" w:hanging="720"/>
        <w:rPr>
          <w:rFonts w:ascii="Times New Roman" w:hAnsi="Times New Roman" w:cs="Times New Roman"/>
          <w:sz w:val="24"/>
          <w:szCs w:val="24"/>
        </w:rPr>
      </w:pPr>
      <w:r w:rsidRPr="00E0424F">
        <w:rPr>
          <w:rFonts w:ascii="Times New Roman" w:hAnsi="Times New Roman" w:cs="Times New Roman"/>
          <w:sz w:val="24"/>
          <w:szCs w:val="24"/>
        </w:rPr>
        <w:t>11.</w:t>
      </w:r>
      <w:r w:rsidRPr="00E0424F">
        <w:rPr>
          <w:rFonts w:ascii="Times New Roman" w:hAnsi="Times New Roman" w:cs="Times New Roman"/>
          <w:sz w:val="24"/>
          <w:szCs w:val="24"/>
        </w:rPr>
        <w:tab/>
        <w:t xml:space="preserve">Ahking FW (2002) Model mis-specification and Johansen's co-integration analysis: an application to the US money demand. </w:t>
      </w:r>
      <w:r w:rsidRPr="00E0424F">
        <w:rPr>
          <w:rFonts w:ascii="Times New Roman" w:hAnsi="Times New Roman" w:cs="Times New Roman"/>
          <w:i/>
          <w:sz w:val="24"/>
          <w:szCs w:val="24"/>
        </w:rPr>
        <w:t>Journal of Macroeconomics</w:t>
      </w:r>
      <w:r w:rsidRPr="00E0424F">
        <w:rPr>
          <w:rFonts w:ascii="Times New Roman" w:hAnsi="Times New Roman" w:cs="Times New Roman"/>
          <w:sz w:val="24"/>
          <w:szCs w:val="24"/>
        </w:rPr>
        <w:t xml:space="preserve"> 24(1):51-66.</w:t>
      </w:r>
    </w:p>
    <w:p w14:paraId="50E5DC7D" w14:textId="77777777" w:rsidR="00C82BCC" w:rsidRPr="00E0424F" w:rsidRDefault="00C82BCC" w:rsidP="00C82BCC">
      <w:pPr>
        <w:pStyle w:val="EndNoteBibliography"/>
        <w:ind w:left="720" w:hanging="720"/>
        <w:rPr>
          <w:rFonts w:ascii="Times New Roman" w:hAnsi="Times New Roman" w:cs="Times New Roman"/>
          <w:sz w:val="24"/>
          <w:szCs w:val="24"/>
        </w:rPr>
      </w:pPr>
      <w:r w:rsidRPr="00E0424F">
        <w:rPr>
          <w:rFonts w:ascii="Times New Roman" w:hAnsi="Times New Roman" w:cs="Times New Roman"/>
          <w:sz w:val="24"/>
          <w:szCs w:val="24"/>
        </w:rPr>
        <w:t>12.</w:t>
      </w:r>
      <w:r w:rsidRPr="00E0424F">
        <w:rPr>
          <w:rFonts w:ascii="Times New Roman" w:hAnsi="Times New Roman" w:cs="Times New Roman"/>
          <w:sz w:val="24"/>
          <w:szCs w:val="24"/>
        </w:rPr>
        <w:tab/>
        <w:t xml:space="preserve">Doornik JA (1998) Approximations to the asymptotic distributions of cointegration tests. </w:t>
      </w:r>
      <w:r w:rsidRPr="00E0424F">
        <w:rPr>
          <w:rFonts w:ascii="Times New Roman" w:hAnsi="Times New Roman" w:cs="Times New Roman"/>
          <w:i/>
          <w:sz w:val="24"/>
          <w:szCs w:val="24"/>
        </w:rPr>
        <w:t>Journal of Economic Surveys</w:t>
      </w:r>
      <w:r w:rsidRPr="00E0424F">
        <w:rPr>
          <w:rFonts w:ascii="Times New Roman" w:hAnsi="Times New Roman" w:cs="Times New Roman"/>
          <w:sz w:val="24"/>
          <w:szCs w:val="24"/>
        </w:rPr>
        <w:t xml:space="preserve"> 12(5):573-593.</w:t>
      </w:r>
    </w:p>
    <w:p w14:paraId="1D488DD7" w14:textId="77777777" w:rsidR="00C82BCC" w:rsidRPr="00E0424F" w:rsidRDefault="00C82BCC" w:rsidP="00C82BCC">
      <w:pPr>
        <w:pStyle w:val="EndNoteBibliography"/>
        <w:ind w:left="720" w:hanging="720"/>
        <w:rPr>
          <w:rFonts w:ascii="Times New Roman" w:hAnsi="Times New Roman" w:cs="Times New Roman"/>
          <w:sz w:val="24"/>
          <w:szCs w:val="24"/>
        </w:rPr>
      </w:pPr>
      <w:r w:rsidRPr="00E0424F">
        <w:rPr>
          <w:rFonts w:ascii="Times New Roman" w:hAnsi="Times New Roman" w:cs="Times New Roman"/>
          <w:sz w:val="24"/>
          <w:szCs w:val="24"/>
        </w:rPr>
        <w:t>13.</w:t>
      </w:r>
      <w:r w:rsidRPr="00E0424F">
        <w:rPr>
          <w:rFonts w:ascii="Times New Roman" w:hAnsi="Times New Roman" w:cs="Times New Roman"/>
          <w:sz w:val="24"/>
          <w:szCs w:val="24"/>
        </w:rPr>
        <w:tab/>
        <w:t xml:space="preserve">Osterwald‐Lenum M (1992) A note with quantiles of the asymptotic distribution of the maximum likelihood cointegration rank test statistics1. </w:t>
      </w:r>
      <w:r w:rsidRPr="00E0424F">
        <w:rPr>
          <w:rFonts w:ascii="Times New Roman" w:hAnsi="Times New Roman" w:cs="Times New Roman"/>
          <w:i/>
          <w:sz w:val="24"/>
          <w:szCs w:val="24"/>
        </w:rPr>
        <w:t>Oxford Bulletin of Economics and statistics</w:t>
      </w:r>
      <w:r w:rsidRPr="00E0424F">
        <w:rPr>
          <w:rFonts w:ascii="Times New Roman" w:hAnsi="Times New Roman" w:cs="Times New Roman"/>
          <w:sz w:val="24"/>
          <w:szCs w:val="24"/>
        </w:rPr>
        <w:t xml:space="preserve"> 54(3):461-472.</w:t>
      </w:r>
    </w:p>
    <w:p w14:paraId="03763033" w14:textId="77777777" w:rsidR="00C82BCC" w:rsidRPr="00E0424F" w:rsidRDefault="00C82BCC" w:rsidP="00C82BCC">
      <w:pPr>
        <w:pStyle w:val="EndNoteBibliography"/>
        <w:ind w:left="720" w:hanging="720"/>
        <w:rPr>
          <w:rFonts w:ascii="Times New Roman" w:hAnsi="Times New Roman" w:cs="Times New Roman"/>
          <w:sz w:val="24"/>
          <w:szCs w:val="24"/>
        </w:rPr>
      </w:pPr>
      <w:r w:rsidRPr="00E0424F">
        <w:rPr>
          <w:rFonts w:ascii="Times New Roman" w:hAnsi="Times New Roman" w:cs="Times New Roman"/>
          <w:sz w:val="24"/>
          <w:szCs w:val="24"/>
        </w:rPr>
        <w:t>14.</w:t>
      </w:r>
      <w:r w:rsidRPr="00E0424F">
        <w:rPr>
          <w:rFonts w:ascii="Times New Roman" w:hAnsi="Times New Roman" w:cs="Times New Roman"/>
          <w:sz w:val="24"/>
          <w:szCs w:val="24"/>
        </w:rPr>
        <w:tab/>
        <w:t xml:space="preserve">Akaike H (1981) Likelihood of a model and information criteria. </w:t>
      </w:r>
      <w:r w:rsidRPr="00E0424F">
        <w:rPr>
          <w:rFonts w:ascii="Times New Roman" w:hAnsi="Times New Roman" w:cs="Times New Roman"/>
          <w:i/>
          <w:sz w:val="24"/>
          <w:szCs w:val="24"/>
        </w:rPr>
        <w:t>Journal of econometrics</w:t>
      </w:r>
      <w:r w:rsidRPr="00E0424F">
        <w:rPr>
          <w:rFonts w:ascii="Times New Roman" w:hAnsi="Times New Roman" w:cs="Times New Roman"/>
          <w:sz w:val="24"/>
          <w:szCs w:val="24"/>
        </w:rPr>
        <w:t xml:space="preserve"> 16(1):3-14.</w:t>
      </w:r>
    </w:p>
    <w:p w14:paraId="6823C5C1" w14:textId="77777777" w:rsidR="00C82BCC" w:rsidRPr="00E0424F" w:rsidRDefault="00C82BCC" w:rsidP="00C82BCC">
      <w:pPr>
        <w:pStyle w:val="EndNoteBibliography"/>
        <w:ind w:left="720" w:hanging="720"/>
        <w:rPr>
          <w:rFonts w:ascii="Times New Roman" w:hAnsi="Times New Roman" w:cs="Times New Roman"/>
          <w:sz w:val="24"/>
          <w:szCs w:val="24"/>
        </w:rPr>
      </w:pPr>
      <w:r w:rsidRPr="00E0424F">
        <w:rPr>
          <w:rFonts w:ascii="Times New Roman" w:hAnsi="Times New Roman" w:cs="Times New Roman"/>
          <w:sz w:val="24"/>
          <w:szCs w:val="24"/>
        </w:rPr>
        <w:t>15.</w:t>
      </w:r>
      <w:r w:rsidRPr="00E0424F">
        <w:rPr>
          <w:rFonts w:ascii="Times New Roman" w:hAnsi="Times New Roman" w:cs="Times New Roman"/>
          <w:sz w:val="24"/>
          <w:szCs w:val="24"/>
        </w:rPr>
        <w:tab/>
        <w:t xml:space="preserve">Hannan EJ &amp; Quinn BG (1979) The determination of the order of an autoregression. </w:t>
      </w:r>
      <w:r w:rsidRPr="00E0424F">
        <w:rPr>
          <w:rFonts w:ascii="Times New Roman" w:hAnsi="Times New Roman" w:cs="Times New Roman"/>
          <w:i/>
          <w:sz w:val="24"/>
          <w:szCs w:val="24"/>
        </w:rPr>
        <w:t>Journal of the Royal Statistical Society. Series B (Methodological)</w:t>
      </w:r>
      <w:r w:rsidRPr="00E0424F">
        <w:rPr>
          <w:rFonts w:ascii="Times New Roman" w:hAnsi="Times New Roman" w:cs="Times New Roman"/>
          <w:sz w:val="24"/>
          <w:szCs w:val="24"/>
        </w:rPr>
        <w:t>:190-195.</w:t>
      </w:r>
    </w:p>
    <w:p w14:paraId="3F6663EA" w14:textId="77777777" w:rsidR="00C82BCC" w:rsidRPr="00E0424F" w:rsidRDefault="00C82BCC" w:rsidP="00C82BCC">
      <w:pPr>
        <w:pStyle w:val="EndNoteBibliography"/>
        <w:ind w:left="720" w:hanging="720"/>
        <w:rPr>
          <w:rFonts w:ascii="Times New Roman" w:hAnsi="Times New Roman" w:cs="Times New Roman"/>
          <w:sz w:val="24"/>
          <w:szCs w:val="24"/>
        </w:rPr>
      </w:pPr>
      <w:r w:rsidRPr="00E0424F">
        <w:rPr>
          <w:rFonts w:ascii="Times New Roman" w:hAnsi="Times New Roman" w:cs="Times New Roman"/>
          <w:sz w:val="24"/>
          <w:szCs w:val="24"/>
        </w:rPr>
        <w:t>16.</w:t>
      </w:r>
      <w:r w:rsidRPr="00E0424F">
        <w:rPr>
          <w:rFonts w:ascii="Times New Roman" w:hAnsi="Times New Roman" w:cs="Times New Roman"/>
          <w:sz w:val="24"/>
          <w:szCs w:val="24"/>
        </w:rPr>
        <w:tab/>
        <w:t xml:space="preserve">Lütkepohl H (2005) </w:t>
      </w:r>
      <w:r w:rsidRPr="00E0424F">
        <w:rPr>
          <w:rFonts w:ascii="Times New Roman" w:hAnsi="Times New Roman" w:cs="Times New Roman"/>
          <w:i/>
          <w:sz w:val="24"/>
          <w:szCs w:val="24"/>
        </w:rPr>
        <w:t>New introduction to multiple time series analysis</w:t>
      </w:r>
      <w:r w:rsidRPr="00E0424F">
        <w:rPr>
          <w:rFonts w:ascii="Times New Roman" w:hAnsi="Times New Roman" w:cs="Times New Roman"/>
          <w:sz w:val="24"/>
          <w:szCs w:val="24"/>
        </w:rPr>
        <w:t xml:space="preserve"> (Springer Science &amp; Business Media).</w:t>
      </w:r>
    </w:p>
    <w:p w14:paraId="5613E9F0" w14:textId="77777777" w:rsidR="00C82BCC" w:rsidRPr="00E0424F" w:rsidRDefault="00C82BCC" w:rsidP="00C82BCC">
      <w:pPr>
        <w:pStyle w:val="EndNoteBibliography"/>
        <w:ind w:left="720" w:hanging="720"/>
        <w:rPr>
          <w:rFonts w:ascii="Times New Roman" w:hAnsi="Times New Roman" w:cs="Times New Roman"/>
          <w:sz w:val="24"/>
          <w:szCs w:val="24"/>
        </w:rPr>
      </w:pPr>
      <w:r w:rsidRPr="00E0424F">
        <w:rPr>
          <w:rFonts w:ascii="Times New Roman" w:hAnsi="Times New Roman" w:cs="Times New Roman"/>
          <w:sz w:val="24"/>
          <w:szCs w:val="24"/>
        </w:rPr>
        <w:t>17.</w:t>
      </w:r>
      <w:r w:rsidRPr="00E0424F">
        <w:rPr>
          <w:rFonts w:ascii="Times New Roman" w:hAnsi="Times New Roman" w:cs="Times New Roman"/>
          <w:sz w:val="24"/>
          <w:szCs w:val="24"/>
        </w:rPr>
        <w:tab/>
        <w:t xml:space="preserve">Schwarz G &amp; others (1978) Estimating the dimension of a model. </w:t>
      </w:r>
      <w:r w:rsidRPr="00E0424F">
        <w:rPr>
          <w:rFonts w:ascii="Times New Roman" w:hAnsi="Times New Roman" w:cs="Times New Roman"/>
          <w:i/>
          <w:sz w:val="24"/>
          <w:szCs w:val="24"/>
        </w:rPr>
        <w:t>The annals of statistics</w:t>
      </w:r>
      <w:r w:rsidRPr="00E0424F">
        <w:rPr>
          <w:rFonts w:ascii="Times New Roman" w:hAnsi="Times New Roman" w:cs="Times New Roman"/>
          <w:sz w:val="24"/>
          <w:szCs w:val="24"/>
        </w:rPr>
        <w:t xml:space="preserve"> 6(2):461-464.</w:t>
      </w:r>
    </w:p>
    <w:p w14:paraId="55028589" w14:textId="77777777" w:rsidR="00C82BCC" w:rsidRPr="00E0424F" w:rsidRDefault="00C82BCC" w:rsidP="00C82BCC">
      <w:pPr>
        <w:pStyle w:val="EndNoteBibliography"/>
        <w:ind w:left="720" w:hanging="720"/>
        <w:rPr>
          <w:rFonts w:ascii="Times New Roman" w:hAnsi="Times New Roman" w:cs="Times New Roman"/>
          <w:sz w:val="24"/>
          <w:szCs w:val="24"/>
        </w:rPr>
      </w:pPr>
      <w:r w:rsidRPr="00E0424F">
        <w:rPr>
          <w:rFonts w:ascii="Times New Roman" w:hAnsi="Times New Roman" w:cs="Times New Roman"/>
          <w:sz w:val="24"/>
          <w:szCs w:val="24"/>
        </w:rPr>
        <w:t>18.</w:t>
      </w:r>
      <w:r w:rsidRPr="00E0424F">
        <w:rPr>
          <w:rFonts w:ascii="Times New Roman" w:hAnsi="Times New Roman" w:cs="Times New Roman"/>
          <w:sz w:val="24"/>
          <w:szCs w:val="24"/>
        </w:rPr>
        <w:tab/>
        <w:t xml:space="preserve">Ivanov V &amp; Kilian L (2005) A practitioner’s guide to lag order selection for VAR impulse response analysis. </w:t>
      </w:r>
      <w:r w:rsidRPr="00E0424F">
        <w:rPr>
          <w:rFonts w:ascii="Times New Roman" w:hAnsi="Times New Roman" w:cs="Times New Roman"/>
          <w:i/>
          <w:sz w:val="24"/>
          <w:szCs w:val="24"/>
        </w:rPr>
        <w:t>Studies in Nonlinear Dynamics and Econometrics</w:t>
      </w:r>
      <w:r w:rsidRPr="00E0424F">
        <w:rPr>
          <w:rFonts w:ascii="Times New Roman" w:hAnsi="Times New Roman" w:cs="Times New Roman"/>
          <w:sz w:val="24"/>
          <w:szCs w:val="24"/>
        </w:rPr>
        <w:t xml:space="preserve"> 9(1):1-34.</w:t>
      </w:r>
    </w:p>
    <w:p w14:paraId="5CC9C171" w14:textId="77777777" w:rsidR="00C82BCC" w:rsidRPr="00E0424F" w:rsidRDefault="00C82BCC" w:rsidP="00C82BCC">
      <w:pPr>
        <w:pStyle w:val="EndNoteBibliography"/>
        <w:ind w:left="720" w:hanging="720"/>
        <w:rPr>
          <w:rFonts w:ascii="Times New Roman" w:hAnsi="Times New Roman" w:cs="Times New Roman"/>
          <w:sz w:val="24"/>
          <w:szCs w:val="24"/>
        </w:rPr>
      </w:pPr>
      <w:r w:rsidRPr="00E0424F">
        <w:rPr>
          <w:rFonts w:ascii="Times New Roman" w:hAnsi="Times New Roman" w:cs="Times New Roman"/>
          <w:sz w:val="24"/>
          <w:szCs w:val="24"/>
        </w:rPr>
        <w:t>19.</w:t>
      </w:r>
      <w:r w:rsidRPr="00E0424F">
        <w:rPr>
          <w:rFonts w:ascii="Times New Roman" w:hAnsi="Times New Roman" w:cs="Times New Roman"/>
          <w:sz w:val="24"/>
          <w:szCs w:val="24"/>
        </w:rPr>
        <w:tab/>
        <w:t xml:space="preserve">Johansen Sr (1994) The role of the constant and linear terms in cointegration analysis of nonstationary variables. </w:t>
      </w:r>
      <w:r w:rsidRPr="00E0424F">
        <w:rPr>
          <w:rFonts w:ascii="Times New Roman" w:hAnsi="Times New Roman" w:cs="Times New Roman"/>
          <w:i/>
          <w:sz w:val="24"/>
          <w:szCs w:val="24"/>
        </w:rPr>
        <w:t>Econometric reviews</w:t>
      </w:r>
      <w:r w:rsidRPr="00E0424F">
        <w:rPr>
          <w:rFonts w:ascii="Times New Roman" w:hAnsi="Times New Roman" w:cs="Times New Roman"/>
          <w:sz w:val="24"/>
          <w:szCs w:val="24"/>
        </w:rPr>
        <w:t xml:space="preserve"> 13(2):205-229.</w:t>
      </w:r>
    </w:p>
    <w:p w14:paraId="430F02BD" w14:textId="77777777" w:rsidR="00C82BCC" w:rsidRPr="00E0424F" w:rsidRDefault="00C82BCC" w:rsidP="00C82BCC">
      <w:pPr>
        <w:pStyle w:val="EndNoteBibliography"/>
        <w:ind w:left="720" w:hanging="720"/>
        <w:rPr>
          <w:rFonts w:ascii="Times New Roman" w:hAnsi="Times New Roman" w:cs="Times New Roman"/>
          <w:sz w:val="24"/>
          <w:szCs w:val="24"/>
        </w:rPr>
      </w:pPr>
      <w:r w:rsidRPr="00E0424F">
        <w:rPr>
          <w:rFonts w:ascii="Times New Roman" w:hAnsi="Times New Roman" w:cs="Times New Roman"/>
          <w:sz w:val="24"/>
          <w:szCs w:val="24"/>
        </w:rPr>
        <w:t>20.</w:t>
      </w:r>
      <w:r w:rsidRPr="00E0424F">
        <w:rPr>
          <w:rFonts w:ascii="Times New Roman" w:hAnsi="Times New Roman" w:cs="Times New Roman"/>
          <w:sz w:val="24"/>
          <w:szCs w:val="24"/>
        </w:rPr>
        <w:tab/>
        <w:t xml:space="preserve">Ihaka R &amp; Gentleman R (1996) R: a language for data analysis and graphics. </w:t>
      </w:r>
      <w:r w:rsidRPr="00E0424F">
        <w:rPr>
          <w:rFonts w:ascii="Times New Roman" w:hAnsi="Times New Roman" w:cs="Times New Roman"/>
          <w:i/>
          <w:sz w:val="24"/>
          <w:szCs w:val="24"/>
        </w:rPr>
        <w:t>Journal of computational and graphical statistics</w:t>
      </w:r>
      <w:r w:rsidRPr="00E0424F">
        <w:rPr>
          <w:rFonts w:ascii="Times New Roman" w:hAnsi="Times New Roman" w:cs="Times New Roman"/>
          <w:sz w:val="24"/>
          <w:szCs w:val="24"/>
        </w:rPr>
        <w:t xml:space="preserve"> 5(3):299-314.</w:t>
      </w:r>
    </w:p>
    <w:p w14:paraId="31E8DBB6" w14:textId="77777777" w:rsidR="00C82BCC" w:rsidRPr="00E0424F" w:rsidRDefault="00C82BCC" w:rsidP="00C82BCC">
      <w:pPr>
        <w:pStyle w:val="EndNoteBibliography"/>
        <w:ind w:left="720" w:hanging="720"/>
        <w:rPr>
          <w:rFonts w:ascii="Times New Roman" w:hAnsi="Times New Roman" w:cs="Times New Roman"/>
          <w:sz w:val="24"/>
          <w:szCs w:val="24"/>
        </w:rPr>
      </w:pPr>
      <w:r w:rsidRPr="00E0424F">
        <w:rPr>
          <w:rFonts w:ascii="Times New Roman" w:hAnsi="Times New Roman" w:cs="Times New Roman"/>
          <w:sz w:val="24"/>
          <w:szCs w:val="24"/>
        </w:rPr>
        <w:t>21.</w:t>
      </w:r>
      <w:r w:rsidRPr="00E0424F">
        <w:rPr>
          <w:rFonts w:ascii="Times New Roman" w:hAnsi="Times New Roman" w:cs="Times New Roman"/>
          <w:sz w:val="24"/>
          <w:szCs w:val="24"/>
        </w:rPr>
        <w:tab/>
        <w:t xml:space="preserve">Granger CW (1969) Investigating causal relations by econometric models and cross-spectral methods. </w:t>
      </w:r>
      <w:r w:rsidRPr="00E0424F">
        <w:rPr>
          <w:rFonts w:ascii="Times New Roman" w:hAnsi="Times New Roman" w:cs="Times New Roman"/>
          <w:i/>
          <w:sz w:val="24"/>
          <w:szCs w:val="24"/>
        </w:rPr>
        <w:t>Econometrica: Journal of the Econometric Society</w:t>
      </w:r>
      <w:r w:rsidRPr="00E0424F">
        <w:rPr>
          <w:rFonts w:ascii="Times New Roman" w:hAnsi="Times New Roman" w:cs="Times New Roman"/>
          <w:sz w:val="24"/>
          <w:szCs w:val="24"/>
        </w:rPr>
        <w:t>:424-438.</w:t>
      </w:r>
    </w:p>
    <w:p w14:paraId="4D41A0CB" w14:textId="77777777" w:rsidR="00C82BCC" w:rsidRPr="00E0424F" w:rsidRDefault="00C82BCC" w:rsidP="00C82BCC">
      <w:pPr>
        <w:pStyle w:val="EndNoteBibliography"/>
        <w:ind w:left="720" w:hanging="720"/>
        <w:rPr>
          <w:rFonts w:ascii="Times New Roman" w:hAnsi="Times New Roman" w:cs="Times New Roman"/>
          <w:sz w:val="24"/>
          <w:szCs w:val="24"/>
        </w:rPr>
      </w:pPr>
      <w:r w:rsidRPr="00E0424F">
        <w:rPr>
          <w:rFonts w:ascii="Times New Roman" w:hAnsi="Times New Roman" w:cs="Times New Roman"/>
          <w:sz w:val="24"/>
          <w:szCs w:val="24"/>
        </w:rPr>
        <w:lastRenderedPageBreak/>
        <w:t>22.</w:t>
      </w:r>
      <w:r w:rsidRPr="00E0424F">
        <w:rPr>
          <w:rFonts w:ascii="Times New Roman" w:hAnsi="Times New Roman" w:cs="Times New Roman"/>
          <w:sz w:val="24"/>
          <w:szCs w:val="24"/>
        </w:rPr>
        <w:tab/>
        <w:t xml:space="preserve">Granger CW (1980) Testing for causality: a personal viewpoint. </w:t>
      </w:r>
      <w:r w:rsidRPr="00E0424F">
        <w:rPr>
          <w:rFonts w:ascii="Times New Roman" w:hAnsi="Times New Roman" w:cs="Times New Roman"/>
          <w:i/>
          <w:sz w:val="24"/>
          <w:szCs w:val="24"/>
        </w:rPr>
        <w:t>Journal of Economic Dynamics and control</w:t>
      </w:r>
      <w:r w:rsidRPr="00E0424F">
        <w:rPr>
          <w:rFonts w:ascii="Times New Roman" w:hAnsi="Times New Roman" w:cs="Times New Roman"/>
          <w:sz w:val="24"/>
          <w:szCs w:val="24"/>
        </w:rPr>
        <w:t xml:space="preserve"> 2:329-352.</w:t>
      </w:r>
    </w:p>
    <w:p w14:paraId="69C2771E" w14:textId="77777777" w:rsidR="00C82BCC" w:rsidRPr="00E0424F" w:rsidRDefault="00C82BCC" w:rsidP="00C82BCC">
      <w:pPr>
        <w:pStyle w:val="EndNoteBibliography"/>
        <w:ind w:left="720" w:hanging="720"/>
        <w:rPr>
          <w:rFonts w:ascii="Times New Roman" w:hAnsi="Times New Roman" w:cs="Times New Roman"/>
          <w:sz w:val="24"/>
          <w:szCs w:val="24"/>
        </w:rPr>
      </w:pPr>
      <w:r w:rsidRPr="00E0424F">
        <w:rPr>
          <w:rFonts w:ascii="Times New Roman" w:hAnsi="Times New Roman" w:cs="Times New Roman"/>
          <w:sz w:val="24"/>
          <w:szCs w:val="24"/>
        </w:rPr>
        <w:t>23.</w:t>
      </w:r>
      <w:r w:rsidRPr="00E0424F">
        <w:rPr>
          <w:rFonts w:ascii="Times New Roman" w:hAnsi="Times New Roman" w:cs="Times New Roman"/>
          <w:sz w:val="24"/>
          <w:szCs w:val="24"/>
        </w:rPr>
        <w:tab/>
        <w:t xml:space="preserve">Eichler M (2013) Causal inference with multiple time series: principles and problems. </w:t>
      </w:r>
      <w:r w:rsidRPr="00E0424F">
        <w:rPr>
          <w:rFonts w:ascii="Times New Roman" w:hAnsi="Times New Roman" w:cs="Times New Roman"/>
          <w:i/>
          <w:sz w:val="24"/>
          <w:szCs w:val="24"/>
        </w:rPr>
        <w:t>Philosophical Transactions of the Royal Society of London A: Mathematical, Physical and Engineering Sciences</w:t>
      </w:r>
      <w:r w:rsidRPr="00E0424F">
        <w:rPr>
          <w:rFonts w:ascii="Times New Roman" w:hAnsi="Times New Roman" w:cs="Times New Roman"/>
          <w:sz w:val="24"/>
          <w:szCs w:val="24"/>
        </w:rPr>
        <w:t xml:space="preserve"> 371(1997):20110613.</w:t>
      </w:r>
    </w:p>
    <w:p w14:paraId="64609EE6" w14:textId="77777777" w:rsidR="00C82BCC" w:rsidRPr="00E0424F" w:rsidRDefault="00C82BCC" w:rsidP="00C82BCC">
      <w:pPr>
        <w:pStyle w:val="EndNoteBibliography"/>
        <w:ind w:left="720" w:hanging="720"/>
        <w:rPr>
          <w:rFonts w:ascii="Times New Roman" w:hAnsi="Times New Roman" w:cs="Times New Roman"/>
          <w:sz w:val="24"/>
          <w:szCs w:val="24"/>
        </w:rPr>
      </w:pPr>
      <w:r w:rsidRPr="00E0424F">
        <w:rPr>
          <w:rFonts w:ascii="Times New Roman" w:hAnsi="Times New Roman" w:cs="Times New Roman"/>
          <w:sz w:val="24"/>
          <w:szCs w:val="24"/>
        </w:rPr>
        <w:t>24.</w:t>
      </w:r>
      <w:r w:rsidRPr="00E0424F">
        <w:rPr>
          <w:rFonts w:ascii="Times New Roman" w:hAnsi="Times New Roman" w:cs="Times New Roman"/>
          <w:sz w:val="24"/>
          <w:szCs w:val="24"/>
        </w:rPr>
        <w:tab/>
        <w:t>Human Mortality Database. University of California BU, and Max Planck Institute for Demographic Research (Germany) (2017) Human Mortality Database.</w:t>
      </w:r>
    </w:p>
    <w:p w14:paraId="69BCD80F" w14:textId="77777777" w:rsidR="00C82BCC" w:rsidRPr="00E0424F" w:rsidRDefault="00C82BCC" w:rsidP="00C82BCC">
      <w:pPr>
        <w:pStyle w:val="EndNoteBibliography"/>
        <w:ind w:left="720" w:hanging="720"/>
        <w:rPr>
          <w:rFonts w:ascii="Times New Roman" w:hAnsi="Times New Roman" w:cs="Times New Roman"/>
          <w:sz w:val="24"/>
          <w:szCs w:val="24"/>
        </w:rPr>
      </w:pPr>
      <w:r w:rsidRPr="00E0424F">
        <w:rPr>
          <w:rFonts w:ascii="Times New Roman" w:hAnsi="Times New Roman" w:cs="Times New Roman"/>
          <w:sz w:val="24"/>
          <w:szCs w:val="24"/>
        </w:rPr>
        <w:t>25.</w:t>
      </w:r>
      <w:r w:rsidRPr="00E0424F">
        <w:rPr>
          <w:rFonts w:ascii="Times New Roman" w:hAnsi="Times New Roman" w:cs="Times New Roman"/>
          <w:sz w:val="24"/>
          <w:szCs w:val="24"/>
        </w:rPr>
        <w:tab/>
        <w:t xml:space="preserve">Gillespie DO, Trotter MV, &amp; Tuljapurkar SD (2014) Divergence in age patterns of mortality change drives international divergence in lifespan inequality. </w:t>
      </w:r>
      <w:r w:rsidRPr="00E0424F">
        <w:rPr>
          <w:rFonts w:ascii="Times New Roman" w:hAnsi="Times New Roman" w:cs="Times New Roman"/>
          <w:i/>
          <w:sz w:val="24"/>
          <w:szCs w:val="24"/>
        </w:rPr>
        <w:t>Demography</w:t>
      </w:r>
      <w:r w:rsidRPr="00E0424F">
        <w:rPr>
          <w:rFonts w:ascii="Times New Roman" w:hAnsi="Times New Roman" w:cs="Times New Roman"/>
          <w:sz w:val="24"/>
          <w:szCs w:val="24"/>
        </w:rPr>
        <w:t xml:space="preserve"> 51(3):1003-1017.</w:t>
      </w:r>
    </w:p>
    <w:p w14:paraId="0CB9B6FB" w14:textId="77777777" w:rsidR="00F26A14" w:rsidRPr="00E0424F" w:rsidRDefault="00B84E37" w:rsidP="00BD52DC">
      <w:pPr>
        <w:rPr>
          <w:rFonts w:ascii="Times New Roman" w:hAnsi="Times New Roman" w:cs="Times New Roman"/>
          <w:sz w:val="24"/>
          <w:szCs w:val="24"/>
        </w:rPr>
      </w:pPr>
      <w:r w:rsidRPr="00E0424F">
        <w:rPr>
          <w:rFonts w:ascii="Times New Roman" w:hAnsi="Times New Roman" w:cs="Times New Roman"/>
          <w:sz w:val="24"/>
          <w:szCs w:val="24"/>
        </w:rPr>
        <w:fldChar w:fldCharType="end"/>
      </w:r>
    </w:p>
    <w:sectPr w:rsidR="00F26A14" w:rsidRPr="00E0424F" w:rsidSect="00A3728E">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BASELLINI Ugofilippo" w:date="2019-07-04T15:04:00Z" w:initials="BU">
    <w:p w14:paraId="03523A6E" w14:textId="77777777" w:rsidR="00275C3E" w:rsidRDefault="00275C3E">
      <w:pPr>
        <w:pStyle w:val="Commentaire"/>
      </w:pPr>
      <w:r>
        <w:rPr>
          <w:rStyle w:val="Marquedecommentaire"/>
        </w:rPr>
        <w:annotationRef/>
      </w:r>
      <w:r>
        <w:t>Exactly the same value in the footnote for –logG and cv? Just checking.</w:t>
      </w:r>
    </w:p>
  </w:comment>
  <w:comment w:id="14" w:author="BASELLINI Ugofilippo" w:date="2019-07-04T15:08:00Z" w:initials="BU">
    <w:p w14:paraId="734A4C18" w14:textId="7F0689EF" w:rsidR="00354020" w:rsidRDefault="00354020">
      <w:pPr>
        <w:pStyle w:val="Commentaire"/>
      </w:pPr>
      <w:r>
        <w:rPr>
          <w:rStyle w:val="Marquedecommentaire"/>
        </w:rPr>
        <w:annotationRef/>
      </w:r>
      <w:r>
        <w:t>Can we put bold symbols for vectors? I am not sure how to do it in Word…</w:t>
      </w:r>
      <w:bookmarkStart w:id="15" w:name="_GoBack"/>
      <w:bookmarkEnd w:id="15"/>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523A6E" w15:done="0"/>
  <w15:commentEx w15:paraId="734A4C1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80D3AE" w14:textId="77777777" w:rsidR="004F31A7" w:rsidRDefault="004F31A7" w:rsidP="00B84E37">
      <w:r>
        <w:separator/>
      </w:r>
    </w:p>
  </w:endnote>
  <w:endnote w:type="continuationSeparator" w:id="0">
    <w:p w14:paraId="48890C21" w14:textId="77777777" w:rsidR="004F31A7" w:rsidRDefault="004F31A7" w:rsidP="00B84E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D3151F" w14:textId="77777777" w:rsidR="004F31A7" w:rsidRDefault="004F31A7" w:rsidP="00B84E37">
      <w:r>
        <w:separator/>
      </w:r>
    </w:p>
  </w:footnote>
  <w:footnote w:type="continuationSeparator" w:id="0">
    <w:p w14:paraId="16B9F9B9" w14:textId="77777777" w:rsidR="004F31A7" w:rsidRDefault="004F31A7" w:rsidP="00B84E37">
      <w:r>
        <w:continuationSeparator/>
      </w:r>
    </w:p>
  </w:footnote>
  <w:footnote w:id="1">
    <w:p w14:paraId="3D01D868" w14:textId="77777777" w:rsidR="008F5245" w:rsidRPr="006B1463" w:rsidRDefault="008F5245" w:rsidP="00B84E37">
      <w:pPr>
        <w:pStyle w:val="Notedebasdepage"/>
        <w:rPr>
          <w:sz w:val="18"/>
          <w:szCs w:val="18"/>
        </w:rPr>
      </w:pPr>
      <w:r w:rsidRPr="006B1463">
        <w:rPr>
          <w:rStyle w:val="Appelnotedebasdep"/>
          <w:sz w:val="18"/>
          <w:szCs w:val="18"/>
        </w:rPr>
        <w:footnoteRef/>
      </w:r>
      <w:r w:rsidRPr="006B1463">
        <w:rPr>
          <w:sz w:val="18"/>
          <w:szCs w:val="18"/>
        </w:rPr>
        <w:t xml:space="preserve"> The proportion for the </w:t>
      </w:r>
      <m:oMath>
        <m:r>
          <w:rPr>
            <w:rFonts w:ascii="Cambria Math" w:hAnsi="Cambria Math"/>
            <w:sz w:val="18"/>
            <w:szCs w:val="18"/>
          </w:rPr>
          <m:t>-logG</m:t>
        </m:r>
      </m:oMath>
      <w:r w:rsidRPr="006B1463">
        <w:rPr>
          <w:rFonts w:eastAsiaTheme="minorEastAsia"/>
          <w:sz w:val="18"/>
          <w:szCs w:val="18"/>
        </w:rPr>
        <w:t xml:space="preserve"> </w:t>
      </w:r>
      <w:r w:rsidRPr="006B1463">
        <w:rPr>
          <w:sz w:val="18"/>
          <w:szCs w:val="18"/>
        </w:rPr>
        <w:t xml:space="preserve"> and </w:t>
      </w:r>
      <m:oMath>
        <m:r>
          <w:rPr>
            <w:rFonts w:ascii="Cambria Math" w:hAnsi="Cambria Math"/>
            <w:sz w:val="18"/>
            <w:szCs w:val="18"/>
          </w:rPr>
          <m:t>cv</m:t>
        </m:r>
      </m:oMath>
      <w:r w:rsidRPr="006B1463">
        <w:rPr>
          <w:sz w:val="18"/>
          <w:szCs w:val="18"/>
        </w:rPr>
        <w:t xml:space="preserve"> is 86.4% in.</w:t>
      </w:r>
      <w:r w:rsidRPr="007637C2">
        <w:rPr>
          <w:sz w:val="18"/>
          <w:szCs w:val="18"/>
        </w:rPr>
        <w:t xml:space="preserve"> The R</w:t>
      </w:r>
      <w:r w:rsidRPr="00B40F74">
        <w:rPr>
          <w:sz w:val="18"/>
          <w:szCs w:val="18"/>
          <w:vertAlign w:val="superscript"/>
        </w:rPr>
        <w:t>2</w:t>
      </w:r>
      <w:r w:rsidRPr="007637C2">
        <w:rPr>
          <w:sz w:val="18"/>
          <w:szCs w:val="18"/>
        </w:rPr>
        <w:t xml:space="preserve"> exhibited a mean value of 0.91 (95% confidence interval (CI), [.87,.95]) and the Durbin- Watson statistic of 0.51 (95% CI, [.61,.71]).</w:t>
      </w:r>
    </w:p>
  </w:footnote>
  <w:footnote w:id="2">
    <w:p w14:paraId="0AD7DA10" w14:textId="77777777" w:rsidR="008F5245" w:rsidRPr="00461F1D" w:rsidRDefault="008F5245" w:rsidP="00B84E37">
      <w:pPr>
        <w:pStyle w:val="Notedebasdepage"/>
      </w:pPr>
      <w:r>
        <w:rPr>
          <w:rStyle w:val="Appelnotedebasdep"/>
        </w:rPr>
        <w:footnoteRef/>
      </w:r>
      <w:r>
        <w:t xml:space="preserve"> </w:t>
      </w:r>
      <w:r w:rsidRPr="00461F1D">
        <w:rPr>
          <w:rFonts w:eastAsiaTheme="minorEastAsia"/>
          <w:sz w:val="18"/>
          <w:szCs w:val="18"/>
        </w:rPr>
        <w:t>We also</w:t>
      </w:r>
      <w:r>
        <w:rPr>
          <w:rFonts w:eastAsiaTheme="minorEastAsia"/>
          <w:sz w:val="18"/>
          <w:szCs w:val="18"/>
        </w:rPr>
        <w:t xml:space="preserve"> perform</w:t>
      </w:r>
      <w:r w:rsidRPr="00461F1D">
        <w:rPr>
          <w:rFonts w:eastAsiaTheme="minorEastAsia"/>
          <w:sz w:val="18"/>
          <w:szCs w:val="18"/>
        </w:rPr>
        <w:t xml:space="preserve"> test</w:t>
      </w:r>
      <w:r>
        <w:rPr>
          <w:rFonts w:eastAsiaTheme="minorEastAsia"/>
          <w:sz w:val="18"/>
          <w:szCs w:val="18"/>
        </w:rPr>
        <w:t>s</w:t>
      </w:r>
      <w:r w:rsidRPr="00461F1D">
        <w:rPr>
          <w:rFonts w:eastAsiaTheme="minorEastAsia"/>
          <w:sz w:val="18"/>
          <w:szCs w:val="18"/>
        </w:rPr>
        <w:t xml:space="preserve"> against higher orders of integration but could not reject the hypothesis that the</w:t>
      </w:r>
      <w:r>
        <w:rPr>
          <w:rFonts w:eastAsiaTheme="minorEastAsia"/>
          <w:sz w:val="18"/>
          <w:szCs w:val="18"/>
        </w:rPr>
        <w:t xml:space="preserve"> variables were integrated at a </w:t>
      </w:r>
      <w:r w:rsidRPr="00461F1D">
        <w:rPr>
          <w:rFonts w:eastAsiaTheme="minorEastAsia"/>
          <w:sz w:val="18"/>
          <w:szCs w:val="18"/>
        </w:rPr>
        <w:t>lower level.</w:t>
      </w:r>
    </w:p>
  </w:footnote>
  <w:footnote w:id="3">
    <w:p w14:paraId="15D547D8" w14:textId="77777777" w:rsidR="008F5245" w:rsidRPr="006B1463" w:rsidRDefault="008F5245" w:rsidP="00B84E37">
      <w:pPr>
        <w:pStyle w:val="Notedebasdepage"/>
        <w:rPr>
          <w:sz w:val="18"/>
          <w:szCs w:val="18"/>
        </w:rPr>
      </w:pPr>
      <w:r w:rsidRPr="006B1463">
        <w:rPr>
          <w:rStyle w:val="Appelnotedebasdep"/>
          <w:sz w:val="18"/>
          <w:szCs w:val="18"/>
        </w:rPr>
        <w:footnoteRef/>
      </w:r>
      <w:r w:rsidRPr="006B1463">
        <w:rPr>
          <w:sz w:val="18"/>
          <w:szCs w:val="18"/>
        </w:rPr>
        <w:t xml:space="preserve"> For  </w:t>
      </w:r>
      <w:r>
        <w:rPr>
          <w:sz w:val="18"/>
          <w:szCs w:val="18"/>
        </w:rPr>
        <w:t>-logG</w:t>
      </w:r>
      <w:r w:rsidRPr="006B1463">
        <w:rPr>
          <w:rFonts w:eastAsiaTheme="minorEastAsia"/>
          <w:sz w:val="18"/>
          <w:szCs w:val="18"/>
        </w:rPr>
        <w:t xml:space="preserve">  the proportion is 96.7%; and for </w:t>
      </w:r>
      <m:oMath>
        <m:r>
          <w:rPr>
            <w:rFonts w:ascii="Cambria Math" w:hAnsi="Cambria Math"/>
            <w:sz w:val="18"/>
            <w:szCs w:val="18"/>
          </w:rPr>
          <m:t>cv</m:t>
        </m:r>
      </m:oMath>
      <w:r w:rsidRPr="006B1463">
        <w:rPr>
          <w:rFonts w:eastAsiaTheme="minorEastAsia"/>
          <w:sz w:val="18"/>
          <w:szCs w:val="18"/>
        </w:rPr>
        <w:t xml:space="preserve"> is 95.6%</w:t>
      </w:r>
      <w:r>
        <w:rPr>
          <w:rFonts w:eastAsiaTheme="minorEastAsia"/>
          <w:sz w:val="18"/>
          <w:szCs w:val="18"/>
        </w:rPr>
        <w:t xml:space="preserve"> (</w:t>
      </w:r>
      <w:r w:rsidRPr="002B0C7A">
        <w:rPr>
          <w:rFonts w:eastAsiaTheme="minorEastAsia"/>
          <w:sz w:val="18"/>
          <w:szCs w:val="18"/>
        </w:rPr>
        <w:t>see SI Appendix Fig. 3A)</w:t>
      </w:r>
      <w:r w:rsidRPr="006B1463">
        <w:rPr>
          <w:rFonts w:eastAsiaTheme="minorEastAsia"/>
          <w:sz w:val="18"/>
          <w:szCs w:val="18"/>
        </w:rPr>
        <w:t>.</w:t>
      </w:r>
    </w:p>
  </w:footnote>
  <w:footnote w:id="4">
    <w:p w14:paraId="3231ED81" w14:textId="77777777" w:rsidR="008F5245" w:rsidRDefault="008F5245" w:rsidP="00B84E37">
      <w:pPr>
        <w:pStyle w:val="Notedebasdepage"/>
      </w:pPr>
      <w:r w:rsidRPr="006B1463">
        <w:rPr>
          <w:rStyle w:val="Appelnotedebasdep"/>
          <w:sz w:val="18"/>
          <w:szCs w:val="18"/>
        </w:rPr>
        <w:footnoteRef/>
      </w:r>
      <w:r w:rsidRPr="006B1463">
        <w:rPr>
          <w:sz w:val="18"/>
          <w:szCs w:val="18"/>
        </w:rPr>
        <w:t xml:space="preserve"> The respective values for </w:t>
      </w:r>
      <w:r>
        <w:rPr>
          <w:sz w:val="18"/>
          <w:szCs w:val="18"/>
        </w:rPr>
        <w:t>-logG</w:t>
      </w:r>
      <w:r w:rsidRPr="006B1463">
        <w:rPr>
          <w:rFonts w:eastAsiaTheme="minorEastAsia"/>
          <w:sz w:val="18"/>
          <w:szCs w:val="18"/>
        </w:rPr>
        <w:t xml:space="preserve"> </w:t>
      </w:r>
      <w:r w:rsidRPr="006B1463">
        <w:rPr>
          <w:sz w:val="18"/>
          <w:szCs w:val="18"/>
        </w:rPr>
        <w:t xml:space="preserve"> and </w:t>
      </w:r>
      <m:oMath>
        <m:r>
          <w:rPr>
            <w:rFonts w:ascii="Cambria Math" w:hAnsi="Cambria Math"/>
            <w:sz w:val="18"/>
            <w:szCs w:val="18"/>
          </w:rPr>
          <m:t>cv</m:t>
        </m:r>
      </m:oMath>
      <w:r w:rsidRPr="006B1463">
        <w:rPr>
          <w:sz w:val="18"/>
          <w:szCs w:val="18"/>
        </w:rPr>
        <w:t xml:space="preserve"> are 96.7 and 100% respectively</w:t>
      </w:r>
      <w:r>
        <w:rPr>
          <w:sz w:val="18"/>
          <w:szCs w:val="18"/>
        </w:rPr>
        <w:t xml:space="preserve"> </w:t>
      </w:r>
      <w:r w:rsidRPr="002B0C7A">
        <w:rPr>
          <w:sz w:val="18"/>
          <w:szCs w:val="18"/>
        </w:rPr>
        <w:t>(see SI Appendix Fig. 3B)</w:t>
      </w:r>
      <w:r w:rsidRPr="006B1463">
        <w:rPr>
          <w:sz w:val="18"/>
          <w:szCs w:val="18"/>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4248668"/>
      <w:docPartObj>
        <w:docPartGallery w:val="Page Numbers (Top of Page)"/>
        <w:docPartUnique/>
      </w:docPartObj>
    </w:sdtPr>
    <w:sdtEndPr>
      <w:rPr>
        <w:noProof/>
      </w:rPr>
    </w:sdtEndPr>
    <w:sdtContent>
      <w:p w14:paraId="69EAA747" w14:textId="5030BC02" w:rsidR="008F5245" w:rsidRDefault="008F5245">
        <w:pPr>
          <w:pStyle w:val="En-tte"/>
          <w:jc w:val="right"/>
        </w:pPr>
        <w:r>
          <w:fldChar w:fldCharType="begin"/>
        </w:r>
        <w:r>
          <w:instrText xml:space="preserve"> PAGE   \* MERGEFORMAT </w:instrText>
        </w:r>
        <w:r>
          <w:fldChar w:fldCharType="separate"/>
        </w:r>
        <w:r w:rsidR="00354020">
          <w:rPr>
            <w:noProof/>
          </w:rPr>
          <w:t>5</w:t>
        </w:r>
        <w:r>
          <w:rPr>
            <w:noProof/>
          </w:rPr>
          <w:fldChar w:fldCharType="end"/>
        </w:r>
      </w:p>
    </w:sdtContent>
  </w:sdt>
  <w:p w14:paraId="6A202F26" w14:textId="77777777" w:rsidR="008F5245" w:rsidRDefault="008F524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5364FD"/>
    <w:multiLevelType w:val="hybridMultilevel"/>
    <w:tmpl w:val="3F228F12"/>
    <w:lvl w:ilvl="0" w:tplc="85A6AE8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3C7A5E"/>
    <w:multiLevelType w:val="hybridMultilevel"/>
    <w:tmpl w:val="7D4C6058"/>
    <w:lvl w:ilvl="0" w:tplc="7E2E5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ASELLINI Ugofilippo">
    <w15:presenceInfo w15:providerId="None" w15:userId="BASELLINI Ugofilippo"/>
  </w15:person>
  <w15:person w15:author="Soren Kjaergaard">
    <w15:presenceInfo w15:providerId="None" w15:userId="Soren Kjaergaar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NA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2awtv0fftewv3eppa3xfdr0t9sfzrwz2txv&quot;&gt;Dynamics Bib&lt;record-ids&gt;&lt;item&gt;12&lt;/item&gt;&lt;item&gt;16&lt;/item&gt;&lt;item&gt;18&lt;/item&gt;&lt;item&gt;30&lt;/item&gt;&lt;item&gt;31&lt;/item&gt;&lt;item&gt;32&lt;/item&gt;&lt;item&gt;33&lt;/item&gt;&lt;item&gt;34&lt;/item&gt;&lt;item&gt;35&lt;/item&gt;&lt;item&gt;36&lt;/item&gt;&lt;item&gt;37&lt;/item&gt;&lt;item&gt;38&lt;/item&gt;&lt;item&gt;70&lt;/item&gt;&lt;item&gt;76&lt;/item&gt;&lt;item&gt;78&lt;/item&gt;&lt;item&gt;79&lt;/item&gt;&lt;item&gt;80&lt;/item&gt;&lt;item&gt;85&lt;/item&gt;&lt;item&gt;94&lt;/item&gt;&lt;item&gt;95&lt;/item&gt;&lt;item&gt;96&lt;/item&gt;&lt;item&gt;97&lt;/item&gt;&lt;item&gt;103&lt;/item&gt;&lt;item&gt;120&lt;/item&gt;&lt;/record-ids&gt;&lt;/item&gt;&lt;/Libraries&gt;"/>
  </w:docVars>
  <w:rsids>
    <w:rsidRoot w:val="00DA1CE3"/>
    <w:rsid w:val="00043787"/>
    <w:rsid w:val="000461B3"/>
    <w:rsid w:val="00051FEB"/>
    <w:rsid w:val="00107B9D"/>
    <w:rsid w:val="00161CEB"/>
    <w:rsid w:val="00171F7B"/>
    <w:rsid w:val="001F2B5A"/>
    <w:rsid w:val="00275C3E"/>
    <w:rsid w:val="00311F14"/>
    <w:rsid w:val="00354020"/>
    <w:rsid w:val="0036602A"/>
    <w:rsid w:val="003832DE"/>
    <w:rsid w:val="003A73B1"/>
    <w:rsid w:val="003B3BFD"/>
    <w:rsid w:val="004524B4"/>
    <w:rsid w:val="004F31A7"/>
    <w:rsid w:val="005B08F4"/>
    <w:rsid w:val="005C5D92"/>
    <w:rsid w:val="005E39FC"/>
    <w:rsid w:val="005F0DC9"/>
    <w:rsid w:val="00666A84"/>
    <w:rsid w:val="006F14D6"/>
    <w:rsid w:val="00726C93"/>
    <w:rsid w:val="00752C22"/>
    <w:rsid w:val="007A3F5E"/>
    <w:rsid w:val="008523F6"/>
    <w:rsid w:val="00853C26"/>
    <w:rsid w:val="0086069E"/>
    <w:rsid w:val="008C71C8"/>
    <w:rsid w:val="008F5245"/>
    <w:rsid w:val="00932913"/>
    <w:rsid w:val="00A3728E"/>
    <w:rsid w:val="00A84AF4"/>
    <w:rsid w:val="00B03064"/>
    <w:rsid w:val="00B65F3C"/>
    <w:rsid w:val="00B84E37"/>
    <w:rsid w:val="00BD52DC"/>
    <w:rsid w:val="00BF1F41"/>
    <w:rsid w:val="00C40C1A"/>
    <w:rsid w:val="00C539BA"/>
    <w:rsid w:val="00C76F9A"/>
    <w:rsid w:val="00C82BCC"/>
    <w:rsid w:val="00CB103C"/>
    <w:rsid w:val="00CD12FB"/>
    <w:rsid w:val="00CE0395"/>
    <w:rsid w:val="00DA1CE3"/>
    <w:rsid w:val="00E0424F"/>
    <w:rsid w:val="00E04516"/>
    <w:rsid w:val="00E432D6"/>
    <w:rsid w:val="00E44614"/>
    <w:rsid w:val="00E56DBD"/>
    <w:rsid w:val="00E64151"/>
    <w:rsid w:val="00ED55B4"/>
    <w:rsid w:val="00F26A14"/>
    <w:rsid w:val="00FB792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FCE53"/>
  <w15:chartTrackingRefBased/>
  <w15:docId w15:val="{3DDCA466-5698-4B71-BC1B-71B2B1631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6C93"/>
    <w:pPr>
      <w:spacing w:after="0" w:line="240" w:lineRule="auto"/>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rsid w:val="00B84E37"/>
    <w:rPr>
      <w:sz w:val="20"/>
      <w:szCs w:val="20"/>
    </w:rPr>
  </w:style>
  <w:style w:type="character" w:customStyle="1" w:styleId="NotedebasdepageCar">
    <w:name w:val="Note de bas de page Car"/>
    <w:basedOn w:val="Policepardfaut"/>
    <w:link w:val="Notedebasdepage"/>
    <w:rsid w:val="00B84E37"/>
    <w:rPr>
      <w:sz w:val="20"/>
      <w:szCs w:val="20"/>
    </w:rPr>
  </w:style>
  <w:style w:type="character" w:styleId="Appelnotedebasdep">
    <w:name w:val="footnote reference"/>
    <w:basedOn w:val="Policepardfaut"/>
    <w:rsid w:val="00B84E37"/>
    <w:rPr>
      <w:vertAlign w:val="superscript"/>
    </w:rPr>
  </w:style>
  <w:style w:type="paragraph" w:customStyle="1" w:styleId="EndNoteBibliographyTitle">
    <w:name w:val="EndNote Bibliography Title"/>
    <w:basedOn w:val="Normal"/>
    <w:link w:val="EndNoteBibliographyTitleChar"/>
    <w:rsid w:val="00B84E37"/>
    <w:pPr>
      <w:jc w:val="center"/>
    </w:pPr>
    <w:rPr>
      <w:rFonts w:ascii="Calibri" w:hAnsi="Calibri" w:cs="Calibri"/>
      <w:noProof/>
    </w:rPr>
  </w:style>
  <w:style w:type="character" w:customStyle="1" w:styleId="EndNoteBibliographyTitleChar">
    <w:name w:val="EndNote Bibliography Title Char"/>
    <w:basedOn w:val="Policepardfaut"/>
    <w:link w:val="EndNoteBibliographyTitle"/>
    <w:rsid w:val="00B84E37"/>
    <w:rPr>
      <w:rFonts w:ascii="Calibri" w:hAnsi="Calibri" w:cs="Calibri"/>
      <w:noProof/>
    </w:rPr>
  </w:style>
  <w:style w:type="paragraph" w:customStyle="1" w:styleId="EndNoteBibliography">
    <w:name w:val="EndNote Bibliography"/>
    <w:basedOn w:val="Normal"/>
    <w:link w:val="EndNoteBibliographyChar"/>
    <w:rsid w:val="00B84E37"/>
    <w:rPr>
      <w:rFonts w:ascii="Calibri" w:hAnsi="Calibri" w:cs="Calibri"/>
      <w:noProof/>
    </w:rPr>
  </w:style>
  <w:style w:type="character" w:customStyle="1" w:styleId="EndNoteBibliographyChar">
    <w:name w:val="EndNote Bibliography Char"/>
    <w:basedOn w:val="Policepardfaut"/>
    <w:link w:val="EndNoteBibliography"/>
    <w:rsid w:val="00B84E37"/>
    <w:rPr>
      <w:rFonts w:ascii="Calibri" w:hAnsi="Calibri" w:cs="Calibri"/>
      <w:noProof/>
    </w:rPr>
  </w:style>
  <w:style w:type="character" w:customStyle="1" w:styleId="NotedefinCar">
    <w:name w:val="Note de fin Car"/>
    <w:basedOn w:val="Policepardfaut"/>
    <w:link w:val="Notedefin"/>
    <w:uiPriority w:val="99"/>
    <w:semiHidden/>
    <w:rsid w:val="00B84E37"/>
    <w:rPr>
      <w:sz w:val="20"/>
      <w:szCs w:val="20"/>
    </w:rPr>
  </w:style>
  <w:style w:type="paragraph" w:styleId="Notedefin">
    <w:name w:val="endnote text"/>
    <w:basedOn w:val="Normal"/>
    <w:link w:val="NotedefinCar"/>
    <w:uiPriority w:val="99"/>
    <w:semiHidden/>
    <w:unhideWhenUsed/>
    <w:rsid w:val="00B84E37"/>
    <w:rPr>
      <w:sz w:val="20"/>
      <w:szCs w:val="20"/>
    </w:rPr>
  </w:style>
  <w:style w:type="paragraph" w:styleId="En-tte">
    <w:name w:val="header"/>
    <w:basedOn w:val="Normal"/>
    <w:link w:val="En-tteCar"/>
    <w:uiPriority w:val="99"/>
    <w:unhideWhenUsed/>
    <w:rsid w:val="00B84E37"/>
    <w:pPr>
      <w:tabs>
        <w:tab w:val="center" w:pos="4680"/>
        <w:tab w:val="right" w:pos="9360"/>
      </w:tabs>
    </w:pPr>
  </w:style>
  <w:style w:type="character" w:customStyle="1" w:styleId="En-tteCar">
    <w:name w:val="En-tête Car"/>
    <w:basedOn w:val="Policepardfaut"/>
    <w:link w:val="En-tte"/>
    <w:uiPriority w:val="99"/>
    <w:rsid w:val="00B84E37"/>
  </w:style>
  <w:style w:type="character" w:customStyle="1" w:styleId="PieddepageCar">
    <w:name w:val="Pied de page Car"/>
    <w:basedOn w:val="Policepardfaut"/>
    <w:link w:val="Pieddepage"/>
    <w:uiPriority w:val="99"/>
    <w:rsid w:val="00B84E37"/>
  </w:style>
  <w:style w:type="paragraph" w:styleId="Pieddepage">
    <w:name w:val="footer"/>
    <w:basedOn w:val="Normal"/>
    <w:link w:val="PieddepageCar"/>
    <w:uiPriority w:val="99"/>
    <w:unhideWhenUsed/>
    <w:rsid w:val="00B84E37"/>
    <w:pPr>
      <w:tabs>
        <w:tab w:val="center" w:pos="4680"/>
        <w:tab w:val="right" w:pos="9360"/>
      </w:tabs>
    </w:pPr>
  </w:style>
  <w:style w:type="character" w:customStyle="1" w:styleId="TextedebullesCar">
    <w:name w:val="Texte de bulles Car"/>
    <w:basedOn w:val="Policepardfaut"/>
    <w:link w:val="Textedebulles"/>
    <w:uiPriority w:val="99"/>
    <w:semiHidden/>
    <w:rsid w:val="00B84E37"/>
    <w:rPr>
      <w:rFonts w:ascii="Tahoma" w:hAnsi="Tahoma" w:cs="Tahoma"/>
      <w:sz w:val="16"/>
      <w:szCs w:val="16"/>
    </w:rPr>
  </w:style>
  <w:style w:type="paragraph" w:styleId="Textedebulles">
    <w:name w:val="Balloon Text"/>
    <w:basedOn w:val="Normal"/>
    <w:link w:val="TextedebullesCar"/>
    <w:uiPriority w:val="99"/>
    <w:semiHidden/>
    <w:unhideWhenUsed/>
    <w:rsid w:val="00B84E37"/>
    <w:rPr>
      <w:rFonts w:ascii="Tahoma" w:hAnsi="Tahoma" w:cs="Tahoma"/>
      <w:sz w:val="16"/>
      <w:szCs w:val="16"/>
    </w:rPr>
  </w:style>
  <w:style w:type="character" w:customStyle="1" w:styleId="Sous-titreCar">
    <w:name w:val="Sous-titre Car"/>
    <w:basedOn w:val="Policepardfaut"/>
    <w:link w:val="Sous-titre"/>
    <w:uiPriority w:val="11"/>
    <w:rsid w:val="00B84E37"/>
    <w:rPr>
      <w:rFonts w:asciiTheme="majorHAnsi" w:eastAsiaTheme="majorEastAsia" w:hAnsiTheme="majorHAnsi" w:cstheme="majorBidi"/>
      <w:i/>
      <w:iCs/>
      <w:color w:val="4472C4" w:themeColor="accent1"/>
      <w:spacing w:val="15"/>
      <w:sz w:val="24"/>
      <w:szCs w:val="24"/>
    </w:rPr>
  </w:style>
  <w:style w:type="paragraph" w:styleId="Sous-titre">
    <w:name w:val="Subtitle"/>
    <w:basedOn w:val="Normal"/>
    <w:next w:val="Normal"/>
    <w:link w:val="Sous-titreCar"/>
    <w:uiPriority w:val="11"/>
    <w:qFormat/>
    <w:rsid w:val="00B84E37"/>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PrformatHTMLCar">
    <w:name w:val="Préformaté HTML Car"/>
    <w:basedOn w:val="Policepardfaut"/>
    <w:link w:val="PrformatHTML"/>
    <w:uiPriority w:val="99"/>
    <w:rsid w:val="00B84E37"/>
    <w:rPr>
      <w:rFonts w:ascii="Courier New" w:eastAsia="Times New Roman" w:hAnsi="Courier New" w:cs="Courier New"/>
      <w:sz w:val="20"/>
      <w:szCs w:val="20"/>
    </w:rPr>
  </w:style>
  <w:style w:type="paragraph" w:styleId="PrformatHTML">
    <w:name w:val="HTML Preformatted"/>
    <w:basedOn w:val="Normal"/>
    <w:link w:val="PrformatHTMLCar"/>
    <w:uiPriority w:val="99"/>
    <w:unhideWhenUsed/>
    <w:rsid w:val="00B84E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CommentaireCar">
    <w:name w:val="Commentaire Car"/>
    <w:basedOn w:val="Policepardfaut"/>
    <w:link w:val="Commentaire"/>
    <w:uiPriority w:val="99"/>
    <w:rsid w:val="00B84E37"/>
    <w:rPr>
      <w:sz w:val="24"/>
      <w:szCs w:val="24"/>
    </w:rPr>
  </w:style>
  <w:style w:type="paragraph" w:styleId="Commentaire">
    <w:name w:val="annotation text"/>
    <w:basedOn w:val="Normal"/>
    <w:link w:val="CommentaireCar"/>
    <w:uiPriority w:val="99"/>
    <w:unhideWhenUsed/>
    <w:rsid w:val="00B84E37"/>
    <w:rPr>
      <w:sz w:val="24"/>
      <w:szCs w:val="24"/>
    </w:rPr>
  </w:style>
  <w:style w:type="character" w:customStyle="1" w:styleId="ObjetducommentaireCar">
    <w:name w:val="Objet du commentaire Car"/>
    <w:basedOn w:val="CommentaireCar"/>
    <w:link w:val="Objetducommentaire"/>
    <w:uiPriority w:val="99"/>
    <w:semiHidden/>
    <w:rsid w:val="00B84E37"/>
    <w:rPr>
      <w:b/>
      <w:bCs/>
      <w:sz w:val="20"/>
      <w:szCs w:val="20"/>
    </w:rPr>
  </w:style>
  <w:style w:type="paragraph" w:styleId="Objetducommentaire">
    <w:name w:val="annotation subject"/>
    <w:basedOn w:val="Commentaire"/>
    <w:next w:val="Commentaire"/>
    <w:link w:val="ObjetducommentaireCar"/>
    <w:uiPriority w:val="99"/>
    <w:semiHidden/>
    <w:unhideWhenUsed/>
    <w:rsid w:val="00B84E37"/>
    <w:rPr>
      <w:b/>
      <w:bCs/>
      <w:sz w:val="20"/>
      <w:szCs w:val="20"/>
    </w:rPr>
  </w:style>
  <w:style w:type="character" w:customStyle="1" w:styleId="example">
    <w:name w:val="example"/>
    <w:basedOn w:val="Policepardfaut"/>
    <w:rsid w:val="00B84E37"/>
  </w:style>
  <w:style w:type="character" w:styleId="Textedelespacerserv">
    <w:name w:val="Placeholder Text"/>
    <w:basedOn w:val="Policepardfaut"/>
    <w:uiPriority w:val="99"/>
    <w:semiHidden/>
    <w:rsid w:val="003B3BFD"/>
    <w:rPr>
      <w:color w:val="808080"/>
    </w:rPr>
  </w:style>
  <w:style w:type="table" w:styleId="Grilledutableau">
    <w:name w:val="Table Grid"/>
    <w:basedOn w:val="TableauNormal"/>
    <w:rsid w:val="00726C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ligne">
    <w:name w:val="line number"/>
    <w:basedOn w:val="Policepardfaut"/>
    <w:uiPriority w:val="99"/>
    <w:semiHidden/>
    <w:unhideWhenUsed/>
    <w:rsid w:val="007A3F5E"/>
  </w:style>
  <w:style w:type="character" w:styleId="Marquedecommentaire">
    <w:name w:val="annotation reference"/>
    <w:basedOn w:val="Policepardfaut"/>
    <w:uiPriority w:val="99"/>
    <w:semiHidden/>
    <w:unhideWhenUsed/>
    <w:rsid w:val="00275C3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maburto@sdu.dk" TargetMode="Externa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comments" Target="comment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jvaupel@sdu.dk"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64BB3B8-7E0D-4E4D-A77E-5E538EBC9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21</Pages>
  <Words>6681</Words>
  <Characters>36750</Characters>
  <Application>Microsoft Office Word</Application>
  <DocSecurity>0</DocSecurity>
  <Lines>306</Lines>
  <Paragraphs>86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Manuel Aburto</dc:creator>
  <cp:keywords/>
  <dc:description/>
  <cp:lastModifiedBy>BASELLINI Ugofilippo</cp:lastModifiedBy>
  <cp:revision>6</cp:revision>
  <dcterms:created xsi:type="dcterms:W3CDTF">2019-07-04T13:01:00Z</dcterms:created>
  <dcterms:modified xsi:type="dcterms:W3CDTF">2019-07-04T13:08:00Z</dcterms:modified>
</cp:coreProperties>
</file>